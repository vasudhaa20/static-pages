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502"/>
        <w:gridCol w:w="4517"/>
      </w:tblGrid>
      <w:tr w:rsidR="00D8139B" w:rsidRPr="00572B12" w14:paraId="63043E9A" w14:textId="77777777" w:rsidTr="00D8139B">
        <w:tc>
          <w:tcPr>
            <w:tcW w:w="4788" w:type="dxa"/>
          </w:tcPr>
          <w:p w14:paraId="3345E25D" w14:textId="77777777" w:rsidR="00D8139B" w:rsidRPr="00572B12" w:rsidRDefault="00D8139B" w:rsidP="00D8139B">
            <w:pPr>
              <w:rPr>
                <w:rFonts w:ascii="Times New Roman" w:hAnsi="Times New Roman" w:cs="Times New Roman"/>
                <w:b/>
                <w:color w:val="000000"/>
                <w:sz w:val="24"/>
                <w:szCs w:val="24"/>
              </w:rPr>
            </w:pPr>
            <w:r w:rsidRPr="00572B12">
              <w:rPr>
                <w:rFonts w:ascii="Times New Roman" w:hAnsi="Times New Roman" w:cs="Times New Roman"/>
                <w:b/>
                <w:color w:val="000000"/>
                <w:sz w:val="24"/>
                <w:szCs w:val="24"/>
              </w:rPr>
              <w:t xml:space="preserve">Subject </w:t>
            </w:r>
          </w:p>
        </w:tc>
        <w:tc>
          <w:tcPr>
            <w:tcW w:w="4788" w:type="dxa"/>
          </w:tcPr>
          <w:p w14:paraId="1B09D384" w14:textId="77777777" w:rsidR="00D8139B" w:rsidRPr="00572B12" w:rsidRDefault="00D8139B" w:rsidP="00D8139B">
            <w:pPr>
              <w:rPr>
                <w:rFonts w:ascii="Times New Roman" w:hAnsi="Times New Roman" w:cs="Times New Roman"/>
                <w:color w:val="000000"/>
                <w:sz w:val="24"/>
                <w:szCs w:val="24"/>
              </w:rPr>
            </w:pPr>
            <w:r w:rsidRPr="00572B12">
              <w:rPr>
                <w:rFonts w:ascii="Times New Roman" w:hAnsi="Times New Roman" w:cs="Times New Roman"/>
                <w:color w:val="000000"/>
                <w:sz w:val="24"/>
                <w:szCs w:val="24"/>
              </w:rPr>
              <w:t>Science</w:t>
            </w:r>
          </w:p>
        </w:tc>
      </w:tr>
      <w:tr w:rsidR="00D8139B" w:rsidRPr="00572B12" w14:paraId="60E7A3FD" w14:textId="77777777" w:rsidTr="00D8139B">
        <w:tc>
          <w:tcPr>
            <w:tcW w:w="4788" w:type="dxa"/>
          </w:tcPr>
          <w:p w14:paraId="34E27702" w14:textId="77777777" w:rsidR="00D8139B" w:rsidRPr="00572B12" w:rsidRDefault="00D8139B" w:rsidP="00D8139B">
            <w:pPr>
              <w:rPr>
                <w:rFonts w:ascii="Times New Roman" w:hAnsi="Times New Roman" w:cs="Times New Roman"/>
                <w:b/>
                <w:color w:val="000000"/>
                <w:sz w:val="24"/>
                <w:szCs w:val="24"/>
              </w:rPr>
            </w:pPr>
            <w:r w:rsidRPr="00572B12">
              <w:rPr>
                <w:rFonts w:ascii="Times New Roman" w:hAnsi="Times New Roman" w:cs="Times New Roman"/>
                <w:b/>
                <w:color w:val="000000"/>
                <w:sz w:val="24"/>
                <w:szCs w:val="24"/>
              </w:rPr>
              <w:t>Course</w:t>
            </w:r>
          </w:p>
        </w:tc>
        <w:tc>
          <w:tcPr>
            <w:tcW w:w="4788" w:type="dxa"/>
          </w:tcPr>
          <w:p w14:paraId="6EFC5221" w14:textId="77777777" w:rsidR="00D8139B" w:rsidRPr="00572B12" w:rsidRDefault="00D8139B" w:rsidP="00D8139B">
            <w:pPr>
              <w:rPr>
                <w:rFonts w:ascii="Times New Roman" w:hAnsi="Times New Roman" w:cs="Times New Roman"/>
                <w:color w:val="000000"/>
                <w:sz w:val="24"/>
                <w:szCs w:val="24"/>
              </w:rPr>
            </w:pPr>
            <w:r w:rsidRPr="00572B12">
              <w:rPr>
                <w:rFonts w:ascii="Times New Roman" w:hAnsi="Times New Roman" w:cs="Times New Roman"/>
                <w:color w:val="000000"/>
                <w:sz w:val="24"/>
                <w:szCs w:val="24"/>
              </w:rPr>
              <w:t>Botany</w:t>
            </w:r>
          </w:p>
        </w:tc>
      </w:tr>
      <w:tr w:rsidR="00D8139B" w:rsidRPr="00572B12" w14:paraId="04D3FF11" w14:textId="77777777" w:rsidTr="00D8139B">
        <w:tc>
          <w:tcPr>
            <w:tcW w:w="4788" w:type="dxa"/>
          </w:tcPr>
          <w:p w14:paraId="318AFF3F" w14:textId="77777777" w:rsidR="00D8139B" w:rsidRPr="00572B12" w:rsidRDefault="00D8139B" w:rsidP="00D8139B">
            <w:pPr>
              <w:rPr>
                <w:rFonts w:ascii="Times New Roman" w:hAnsi="Times New Roman" w:cs="Times New Roman"/>
                <w:b/>
                <w:color w:val="000000"/>
                <w:sz w:val="24"/>
                <w:szCs w:val="24"/>
              </w:rPr>
            </w:pPr>
            <w:r w:rsidRPr="00572B12">
              <w:rPr>
                <w:rFonts w:ascii="Times New Roman" w:hAnsi="Times New Roman" w:cs="Times New Roman"/>
                <w:b/>
                <w:color w:val="000000"/>
                <w:sz w:val="24"/>
                <w:szCs w:val="24"/>
              </w:rPr>
              <w:t>Grade</w:t>
            </w:r>
          </w:p>
        </w:tc>
        <w:tc>
          <w:tcPr>
            <w:tcW w:w="4788" w:type="dxa"/>
          </w:tcPr>
          <w:p w14:paraId="3C6EE1AA" w14:textId="77777777" w:rsidR="00D8139B" w:rsidRPr="00572B12" w:rsidRDefault="00D8139B" w:rsidP="00D8139B">
            <w:pPr>
              <w:rPr>
                <w:rFonts w:ascii="Times New Roman" w:hAnsi="Times New Roman" w:cs="Times New Roman"/>
                <w:color w:val="000000"/>
                <w:sz w:val="24"/>
                <w:szCs w:val="24"/>
              </w:rPr>
            </w:pPr>
            <w:r w:rsidRPr="00572B12">
              <w:rPr>
                <w:rFonts w:ascii="Times New Roman" w:hAnsi="Times New Roman" w:cs="Times New Roman"/>
                <w:color w:val="000000"/>
                <w:sz w:val="24"/>
                <w:szCs w:val="24"/>
              </w:rPr>
              <w:t>HS</w:t>
            </w:r>
          </w:p>
        </w:tc>
      </w:tr>
      <w:tr w:rsidR="00D8139B" w:rsidRPr="00572B12" w14:paraId="71A2C723" w14:textId="77777777" w:rsidTr="00D8139B">
        <w:tc>
          <w:tcPr>
            <w:tcW w:w="4788" w:type="dxa"/>
          </w:tcPr>
          <w:p w14:paraId="53ECED84" w14:textId="77777777" w:rsidR="00D8139B" w:rsidRPr="00572B12" w:rsidRDefault="00D8139B" w:rsidP="00D8139B">
            <w:pPr>
              <w:rPr>
                <w:rFonts w:ascii="Times New Roman" w:hAnsi="Times New Roman" w:cs="Times New Roman"/>
                <w:b/>
                <w:color w:val="000000"/>
                <w:sz w:val="24"/>
                <w:szCs w:val="24"/>
              </w:rPr>
            </w:pPr>
            <w:r w:rsidRPr="00572B12">
              <w:rPr>
                <w:rFonts w:ascii="Times New Roman" w:hAnsi="Times New Roman" w:cs="Times New Roman"/>
                <w:b/>
                <w:color w:val="000000"/>
                <w:sz w:val="24"/>
                <w:szCs w:val="24"/>
              </w:rPr>
              <w:t>Standard</w:t>
            </w:r>
          </w:p>
        </w:tc>
        <w:tc>
          <w:tcPr>
            <w:tcW w:w="4788" w:type="dxa"/>
          </w:tcPr>
          <w:p w14:paraId="4360BF96" w14:textId="77777777" w:rsidR="00D8139B" w:rsidRPr="00572B12" w:rsidRDefault="00D8139B" w:rsidP="00D8139B">
            <w:pPr>
              <w:rPr>
                <w:rFonts w:ascii="Times New Roman" w:hAnsi="Times New Roman" w:cs="Times New Roman"/>
                <w:color w:val="000000"/>
                <w:sz w:val="24"/>
                <w:szCs w:val="24"/>
              </w:rPr>
            </w:pPr>
            <w:r w:rsidRPr="00572B12">
              <w:rPr>
                <w:rFonts w:ascii="Times New Roman" w:hAnsi="Times New Roman" w:cs="Times New Roman"/>
                <w:color w:val="000000"/>
                <w:sz w:val="24"/>
                <w:szCs w:val="24"/>
              </w:rPr>
              <w:t>BOT.1.6</w:t>
            </w:r>
          </w:p>
        </w:tc>
      </w:tr>
      <w:tr w:rsidR="00D8139B" w:rsidRPr="00572B12" w14:paraId="7C8D32E9" w14:textId="77777777" w:rsidTr="00D8139B">
        <w:tc>
          <w:tcPr>
            <w:tcW w:w="4788" w:type="dxa"/>
          </w:tcPr>
          <w:p w14:paraId="0CBE8E44" w14:textId="77777777" w:rsidR="00D8139B" w:rsidRPr="00572B12" w:rsidRDefault="00D8139B" w:rsidP="00D8139B">
            <w:pPr>
              <w:rPr>
                <w:rFonts w:ascii="Times New Roman" w:hAnsi="Times New Roman" w:cs="Times New Roman"/>
                <w:b/>
                <w:color w:val="000000"/>
                <w:sz w:val="24"/>
                <w:szCs w:val="24"/>
              </w:rPr>
            </w:pPr>
            <w:r w:rsidRPr="00572B12">
              <w:rPr>
                <w:rFonts w:ascii="Times New Roman" w:hAnsi="Times New Roman" w:cs="Times New Roman"/>
                <w:b/>
                <w:color w:val="000000"/>
                <w:sz w:val="24"/>
                <w:szCs w:val="24"/>
              </w:rPr>
              <w:t>Standard Description</w:t>
            </w:r>
          </w:p>
        </w:tc>
        <w:tc>
          <w:tcPr>
            <w:tcW w:w="4788" w:type="dxa"/>
          </w:tcPr>
          <w:p w14:paraId="0564869F" w14:textId="77777777" w:rsidR="00D8139B" w:rsidRPr="00572B12" w:rsidRDefault="00642EEB" w:rsidP="00D8139B">
            <w:pPr>
              <w:rPr>
                <w:rFonts w:ascii="Times New Roman" w:hAnsi="Times New Roman" w:cs="Times New Roman"/>
                <w:color w:val="000000"/>
                <w:sz w:val="24"/>
                <w:szCs w:val="24"/>
              </w:rPr>
            </w:pPr>
            <w:r w:rsidRPr="00642EEB">
              <w:rPr>
                <w:rFonts w:ascii="Times New Roman" w:hAnsi="Times New Roman" w:cs="Times New Roman"/>
                <w:color w:val="000000"/>
                <w:sz w:val="24"/>
                <w:szCs w:val="24"/>
              </w:rPr>
              <w:t xml:space="preserve">Demonstrate through model development and manipulation an understanding of plant biochemistry. </w:t>
            </w:r>
          </w:p>
        </w:tc>
      </w:tr>
      <w:tr w:rsidR="00D8139B" w:rsidRPr="00572B12" w14:paraId="6D931760" w14:textId="77777777" w:rsidTr="00D8139B">
        <w:tc>
          <w:tcPr>
            <w:tcW w:w="4788" w:type="dxa"/>
          </w:tcPr>
          <w:p w14:paraId="4FE71AD7" w14:textId="77777777" w:rsidR="00D8139B" w:rsidRPr="00572B12" w:rsidRDefault="00D8139B" w:rsidP="00D8139B">
            <w:pPr>
              <w:rPr>
                <w:rFonts w:ascii="Times New Roman" w:hAnsi="Times New Roman" w:cs="Times New Roman"/>
                <w:b/>
                <w:color w:val="000000"/>
                <w:sz w:val="24"/>
                <w:szCs w:val="24"/>
              </w:rPr>
            </w:pPr>
            <w:r w:rsidRPr="00572B12">
              <w:rPr>
                <w:rFonts w:ascii="Times New Roman" w:hAnsi="Times New Roman" w:cs="Times New Roman"/>
                <w:b/>
                <w:color w:val="000000"/>
                <w:sz w:val="24"/>
                <w:szCs w:val="24"/>
              </w:rPr>
              <w:t xml:space="preserve">Lesson Name </w:t>
            </w:r>
          </w:p>
        </w:tc>
        <w:tc>
          <w:tcPr>
            <w:tcW w:w="4788" w:type="dxa"/>
          </w:tcPr>
          <w:p w14:paraId="6FFD903B" w14:textId="77777777" w:rsidR="00D8139B" w:rsidRPr="00572B12" w:rsidRDefault="00D8139B" w:rsidP="00D8139B">
            <w:pPr>
              <w:rPr>
                <w:rFonts w:ascii="Times New Roman" w:hAnsi="Times New Roman" w:cs="Times New Roman"/>
                <w:color w:val="000000"/>
                <w:sz w:val="24"/>
                <w:szCs w:val="24"/>
              </w:rPr>
            </w:pPr>
            <w:r w:rsidRPr="00572B12">
              <w:rPr>
                <w:rFonts w:ascii="Times New Roman" w:hAnsi="Times New Roman" w:cs="Times New Roman"/>
                <w:color w:val="000000"/>
                <w:sz w:val="24"/>
                <w:szCs w:val="24"/>
              </w:rPr>
              <w:t>Plant Biochemistry</w:t>
            </w:r>
          </w:p>
        </w:tc>
      </w:tr>
    </w:tbl>
    <w:p w14:paraId="3EF4A61A" w14:textId="77777777" w:rsidR="009C7080" w:rsidRPr="00572B12" w:rsidRDefault="009C7080">
      <w:pPr>
        <w:spacing w:after="160" w:line="259" w:lineRule="auto"/>
        <w:rPr>
          <w:rFonts w:ascii="Times New Roman" w:hAnsi="Times New Roman" w:cs="Times New Roman"/>
          <w:b/>
          <w:sz w:val="24"/>
          <w:szCs w:val="24"/>
        </w:rPr>
      </w:pPr>
    </w:p>
    <w:p w14:paraId="4A950065" w14:textId="77777777" w:rsidR="00BA4807" w:rsidRPr="00A72C78" w:rsidRDefault="00D8139B">
      <w:pPr>
        <w:spacing w:after="160" w:line="259" w:lineRule="auto"/>
        <w:rPr>
          <w:rFonts w:ascii="Times New Roman" w:hAnsi="Times New Roman" w:cs="Times New Roman"/>
          <w:sz w:val="24"/>
          <w:szCs w:val="24"/>
        </w:rPr>
      </w:pPr>
      <w:r w:rsidRPr="00572B12">
        <w:rPr>
          <w:rFonts w:ascii="Times New Roman" w:hAnsi="Times New Roman" w:cs="Times New Roman"/>
          <w:b/>
          <w:sz w:val="24"/>
          <w:szCs w:val="24"/>
        </w:rPr>
        <w:t>Lesson Outcom</w:t>
      </w:r>
      <w:r w:rsidR="00572B12" w:rsidRPr="00572B12">
        <w:rPr>
          <w:rFonts w:ascii="Times New Roman" w:hAnsi="Times New Roman" w:cs="Times New Roman"/>
          <w:b/>
          <w:sz w:val="24"/>
          <w:szCs w:val="24"/>
        </w:rPr>
        <w:t>e:</w:t>
      </w:r>
      <w:r w:rsidR="001E4966">
        <w:rPr>
          <w:rFonts w:ascii="Times New Roman" w:hAnsi="Times New Roman" w:cs="Times New Roman"/>
          <w:b/>
          <w:sz w:val="24"/>
          <w:szCs w:val="24"/>
        </w:rPr>
        <w:t xml:space="preserve"> </w:t>
      </w:r>
      <w:r w:rsidR="00A72C78">
        <w:rPr>
          <w:rFonts w:ascii="Times New Roman" w:hAnsi="Times New Roman" w:cs="Times New Roman"/>
          <w:sz w:val="24"/>
          <w:szCs w:val="24"/>
        </w:rPr>
        <w:t>S</w:t>
      </w:r>
      <w:r w:rsidR="001E4966" w:rsidRPr="00A72C78">
        <w:rPr>
          <w:rFonts w:ascii="Times New Roman" w:hAnsi="Times New Roman" w:cs="Times New Roman"/>
          <w:sz w:val="24"/>
          <w:szCs w:val="24"/>
        </w:rPr>
        <w:t xml:space="preserve">tudents will be able to understand the key biochemical processes involved in plant metabolism such as photosynthesis, and respiration. Students will be able to analyze the importance of photosystems, light pigments, the functioning of the electron transport chain, ATP synthesis, exploring the importance of different plant hormones. </w:t>
      </w:r>
    </w:p>
    <w:p w14:paraId="513D116F" w14:textId="77777777" w:rsidR="00BA4807" w:rsidRDefault="00D8139B">
      <w:pPr>
        <w:spacing w:after="160" w:line="259" w:lineRule="auto"/>
        <w:rPr>
          <w:rFonts w:ascii="Times New Roman" w:hAnsi="Times New Roman" w:cs="Times New Roman"/>
          <w:b/>
          <w:sz w:val="24"/>
          <w:szCs w:val="24"/>
        </w:rPr>
      </w:pPr>
      <w:r w:rsidRPr="00572B12">
        <w:rPr>
          <w:rFonts w:ascii="Times New Roman" w:hAnsi="Times New Roman" w:cs="Times New Roman"/>
          <w:b/>
          <w:sz w:val="24"/>
          <w:szCs w:val="24"/>
        </w:rPr>
        <w:t>Learning Objectives</w:t>
      </w:r>
      <w:r w:rsidR="00572B12" w:rsidRPr="00572B12">
        <w:rPr>
          <w:rFonts w:ascii="Times New Roman" w:hAnsi="Times New Roman" w:cs="Times New Roman"/>
          <w:b/>
          <w:sz w:val="24"/>
          <w:szCs w:val="24"/>
        </w:rPr>
        <w:t>:</w:t>
      </w:r>
    </w:p>
    <w:p w14:paraId="2ED2BAFF" w14:textId="77777777" w:rsidR="00A72C78" w:rsidRPr="00A72C78" w:rsidRDefault="00A72C78">
      <w:pPr>
        <w:spacing w:after="160" w:line="259" w:lineRule="auto"/>
        <w:rPr>
          <w:rFonts w:ascii="Times New Roman" w:hAnsi="Times New Roman" w:cs="Times New Roman"/>
          <w:sz w:val="24"/>
          <w:szCs w:val="24"/>
        </w:rPr>
      </w:pPr>
      <w:r w:rsidRPr="00A72C78">
        <w:rPr>
          <w:rFonts w:ascii="Times New Roman" w:hAnsi="Times New Roman" w:cs="Times New Roman"/>
          <w:sz w:val="24"/>
          <w:szCs w:val="24"/>
        </w:rPr>
        <w:t>At the end of the lesson, you will be able to do the following:</w:t>
      </w:r>
    </w:p>
    <w:p w14:paraId="655CA326" w14:textId="77777777" w:rsidR="00BA4807" w:rsidRPr="00572B12" w:rsidRDefault="00D8139B">
      <w:pPr>
        <w:numPr>
          <w:ilvl w:val="0"/>
          <w:numId w:val="9"/>
        </w:numPr>
        <w:spacing w:after="160" w:line="259" w:lineRule="auto"/>
        <w:rPr>
          <w:rFonts w:ascii="Times New Roman" w:hAnsi="Times New Roman" w:cs="Times New Roman"/>
          <w:sz w:val="24"/>
          <w:szCs w:val="24"/>
        </w:rPr>
      </w:pPr>
      <w:r w:rsidRPr="00572B12">
        <w:rPr>
          <w:rFonts w:ascii="Times New Roman" w:hAnsi="Times New Roman" w:cs="Times New Roman"/>
          <w:sz w:val="24"/>
          <w:szCs w:val="24"/>
        </w:rPr>
        <w:t>Explain and analyze a model depicting key biochemical processes of photosynthesis, and respiration emphasizing their significance in plant growth and energy production.</w:t>
      </w:r>
    </w:p>
    <w:p w14:paraId="2DEBD2D4"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b/>
          <w:sz w:val="24"/>
          <w:szCs w:val="24"/>
        </w:rPr>
        <w:t>Text popper question</w:t>
      </w:r>
      <w:r w:rsidRPr="00572B12">
        <w:rPr>
          <w:rFonts w:ascii="Times New Roman" w:hAnsi="Times New Roman" w:cs="Times New Roman"/>
          <w:sz w:val="24"/>
          <w:szCs w:val="24"/>
        </w:rPr>
        <w:t>:  What is the main function of a cell wall in plants?</w:t>
      </w:r>
    </w:p>
    <w:p w14:paraId="4B03E9AE" w14:textId="77777777" w:rsidR="00BA4807" w:rsidRPr="00572B12" w:rsidRDefault="00BA4807">
      <w:pPr>
        <w:spacing w:line="259" w:lineRule="auto"/>
        <w:rPr>
          <w:rFonts w:ascii="Times New Roman" w:hAnsi="Times New Roman" w:cs="Times New Roman"/>
          <w:sz w:val="24"/>
          <w:szCs w:val="24"/>
        </w:rPr>
      </w:pPr>
    </w:p>
    <w:p w14:paraId="702889CE"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Text popper image</w:t>
      </w:r>
    </w:p>
    <w:p w14:paraId="5E3B9C9E" w14:textId="77777777" w:rsidR="00BA4807" w:rsidRPr="00572B12" w:rsidRDefault="00BA4807">
      <w:pPr>
        <w:spacing w:line="259" w:lineRule="auto"/>
        <w:rPr>
          <w:rFonts w:ascii="Times New Roman" w:hAnsi="Times New Roman" w:cs="Times New Roman"/>
          <w:sz w:val="24"/>
          <w:szCs w:val="24"/>
        </w:rPr>
      </w:pPr>
    </w:p>
    <w:p w14:paraId="2FF4521C" w14:textId="77777777" w:rsidR="00BA4807" w:rsidRPr="00572B12" w:rsidRDefault="00D8139B">
      <w:pPr>
        <w:rPr>
          <w:rFonts w:ascii="Times New Roman" w:hAnsi="Times New Roman" w:cs="Times New Roman"/>
          <w:sz w:val="24"/>
          <w:szCs w:val="24"/>
        </w:rPr>
      </w:pPr>
      <w:r w:rsidRPr="00572B12">
        <w:rPr>
          <w:rFonts w:ascii="Times New Roman" w:hAnsi="Times New Roman" w:cs="Times New Roman"/>
          <w:noProof/>
          <w:sz w:val="24"/>
          <w:szCs w:val="24"/>
          <w:lang w:val="en-US" w:eastAsia="en-US"/>
        </w:rPr>
        <w:drawing>
          <wp:inline distT="114300" distB="114300" distL="114300" distR="114300" wp14:anchorId="7EE32FA7" wp14:editId="6CA81C44">
            <wp:extent cx="3614738" cy="3126079"/>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cstate="print"/>
                    <a:srcRect/>
                    <a:stretch>
                      <a:fillRect/>
                    </a:stretch>
                  </pic:blipFill>
                  <pic:spPr>
                    <a:xfrm>
                      <a:off x="0" y="0"/>
                      <a:ext cx="3614738" cy="3126079"/>
                    </a:xfrm>
                    <a:prstGeom prst="rect">
                      <a:avLst/>
                    </a:prstGeom>
                    <a:ln/>
                  </pic:spPr>
                </pic:pic>
              </a:graphicData>
            </a:graphic>
          </wp:inline>
        </w:drawing>
      </w:r>
    </w:p>
    <w:p w14:paraId="4AFEC78D" w14:textId="77777777" w:rsidR="00BA4807" w:rsidRPr="00572B12" w:rsidRDefault="00000000">
      <w:pPr>
        <w:spacing w:after="160" w:line="240" w:lineRule="auto"/>
        <w:ind w:left="720"/>
        <w:jc w:val="both"/>
        <w:rPr>
          <w:rFonts w:ascii="Times New Roman" w:eastAsia="Times New Roman" w:hAnsi="Times New Roman" w:cs="Times New Roman"/>
          <w:sz w:val="24"/>
          <w:szCs w:val="24"/>
        </w:rPr>
      </w:pPr>
      <w:hyperlink r:id="rId6">
        <w:r w:rsidR="00D8139B" w:rsidRPr="00572B12">
          <w:rPr>
            <w:rFonts w:ascii="Times New Roman" w:eastAsia="Times New Roman" w:hAnsi="Times New Roman" w:cs="Times New Roman"/>
            <w:color w:val="1155CC"/>
            <w:sz w:val="24"/>
            <w:szCs w:val="24"/>
            <w:u w:val="single"/>
          </w:rPr>
          <w:t>https://www.embibe.com/questions/Draw-a-typical-plant-cell-and-label-the-following-parts--%28a%29-Cell-wall-%28b%29-Nucleus-%28c%29-Chloroplast-%28d%29-Vacuole./EM7120695</w:t>
        </w:r>
      </w:hyperlink>
    </w:p>
    <w:p w14:paraId="2B3A3BB9" w14:textId="77777777" w:rsidR="00BA4807" w:rsidRPr="00572B12" w:rsidRDefault="00D8139B">
      <w:pPr>
        <w:spacing w:after="160" w:line="240" w:lineRule="auto"/>
        <w:ind w:left="720"/>
        <w:jc w:val="both"/>
        <w:rPr>
          <w:rFonts w:ascii="Times New Roman" w:eastAsia="Times New Roman" w:hAnsi="Times New Roman" w:cs="Times New Roman"/>
          <w:sz w:val="24"/>
          <w:szCs w:val="24"/>
        </w:rPr>
      </w:pPr>
      <w:r w:rsidRPr="00572B12">
        <w:rPr>
          <w:rFonts w:ascii="Times New Roman" w:eastAsia="Times New Roman" w:hAnsi="Times New Roman" w:cs="Times New Roman"/>
          <w:sz w:val="24"/>
          <w:szCs w:val="24"/>
          <w:highlight w:val="yellow"/>
        </w:rPr>
        <w:t>Note:-Create a similar image</w:t>
      </w:r>
      <w:r w:rsidRPr="00572B12">
        <w:rPr>
          <w:rFonts w:ascii="Times New Roman" w:eastAsia="Times New Roman" w:hAnsi="Times New Roman" w:cs="Times New Roman"/>
          <w:sz w:val="24"/>
          <w:szCs w:val="24"/>
        </w:rPr>
        <w:t xml:space="preserve"> </w:t>
      </w:r>
    </w:p>
    <w:p w14:paraId="7411F754" w14:textId="77777777" w:rsidR="00BA4807" w:rsidRPr="00572B12" w:rsidRDefault="00BA4807">
      <w:pPr>
        <w:spacing w:line="259" w:lineRule="auto"/>
        <w:rPr>
          <w:rFonts w:ascii="Times New Roman" w:hAnsi="Times New Roman" w:cs="Times New Roman"/>
          <w:sz w:val="24"/>
          <w:szCs w:val="24"/>
        </w:rPr>
      </w:pPr>
    </w:p>
    <w:p w14:paraId="704A4A86" w14:textId="77777777" w:rsidR="00BA4807" w:rsidRPr="00572B12" w:rsidRDefault="00673145">
      <w:pPr>
        <w:numPr>
          <w:ilvl w:val="0"/>
          <w:numId w:val="7"/>
        </w:numPr>
        <w:spacing w:before="240" w:after="240"/>
        <w:rPr>
          <w:rFonts w:ascii="Times New Roman" w:hAnsi="Times New Roman" w:cs="Times New Roman"/>
          <w:sz w:val="24"/>
          <w:szCs w:val="24"/>
        </w:rPr>
      </w:pPr>
      <w:r w:rsidRPr="00572B12">
        <w:rPr>
          <w:rFonts w:ascii="Times New Roman" w:hAnsi="Times New Roman" w:cs="Times New Roman"/>
          <w:sz w:val="24"/>
          <w:szCs w:val="24"/>
        </w:rPr>
        <w:lastRenderedPageBreak/>
        <w:t xml:space="preserve">Describe </w:t>
      </w:r>
      <w:r w:rsidR="00D8139B" w:rsidRPr="00572B12">
        <w:rPr>
          <w:rFonts w:ascii="Times New Roman" w:hAnsi="Times New Roman" w:cs="Times New Roman"/>
          <w:sz w:val="24"/>
          <w:szCs w:val="24"/>
        </w:rPr>
        <w:t>the role of light energy and pigments in photosynthesis, the functioning of photosystems I and II, the electron transport chain, and ATP synthesis.</w:t>
      </w:r>
    </w:p>
    <w:p w14:paraId="6D19DE01"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b/>
          <w:sz w:val="24"/>
          <w:szCs w:val="24"/>
        </w:rPr>
        <w:t xml:space="preserve">Text popper question: </w:t>
      </w:r>
      <w:r w:rsidRPr="00572B12">
        <w:rPr>
          <w:rFonts w:ascii="Times New Roman" w:hAnsi="Times New Roman" w:cs="Times New Roman"/>
          <w:sz w:val="24"/>
          <w:szCs w:val="24"/>
        </w:rPr>
        <w:t>In alcoholic fermentation, glucose gets converted into which substance?</w:t>
      </w:r>
    </w:p>
    <w:p w14:paraId="1466B8CA" w14:textId="77777777" w:rsidR="00BA4807" w:rsidRPr="00572B12" w:rsidRDefault="00BA4807">
      <w:pPr>
        <w:spacing w:line="259" w:lineRule="auto"/>
        <w:rPr>
          <w:rFonts w:ascii="Times New Roman" w:hAnsi="Times New Roman" w:cs="Times New Roman"/>
          <w:b/>
          <w:sz w:val="24"/>
          <w:szCs w:val="24"/>
        </w:rPr>
      </w:pPr>
    </w:p>
    <w:p w14:paraId="43CBCA91"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Text popper image</w:t>
      </w:r>
    </w:p>
    <w:p w14:paraId="7C26E474" w14:textId="77777777" w:rsidR="00BA4807" w:rsidRPr="00572B12" w:rsidRDefault="00D8139B">
      <w:pPr>
        <w:rPr>
          <w:rFonts w:ascii="Times New Roman" w:hAnsi="Times New Roman" w:cs="Times New Roman"/>
          <w:sz w:val="24"/>
          <w:szCs w:val="24"/>
        </w:rPr>
      </w:pPr>
      <w:r w:rsidRPr="00572B12">
        <w:rPr>
          <w:rFonts w:ascii="Times New Roman" w:hAnsi="Times New Roman" w:cs="Times New Roman"/>
          <w:noProof/>
          <w:sz w:val="24"/>
          <w:szCs w:val="24"/>
          <w:lang w:val="en-US" w:eastAsia="en-US"/>
        </w:rPr>
        <w:drawing>
          <wp:inline distT="114300" distB="114300" distL="114300" distR="114300" wp14:anchorId="08514DA0" wp14:editId="321B9C69">
            <wp:extent cx="3811264" cy="2687174"/>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cstate="print"/>
                    <a:srcRect/>
                    <a:stretch>
                      <a:fillRect/>
                    </a:stretch>
                  </pic:blipFill>
                  <pic:spPr>
                    <a:xfrm>
                      <a:off x="0" y="0"/>
                      <a:ext cx="3811264" cy="2687174"/>
                    </a:xfrm>
                    <a:prstGeom prst="rect">
                      <a:avLst/>
                    </a:prstGeom>
                    <a:ln/>
                  </pic:spPr>
                </pic:pic>
              </a:graphicData>
            </a:graphic>
          </wp:inline>
        </w:drawing>
      </w:r>
    </w:p>
    <w:p w14:paraId="7B1736CA" w14:textId="77777777" w:rsidR="00BA4807" w:rsidRPr="00572B12" w:rsidRDefault="00000000">
      <w:pPr>
        <w:spacing w:after="160" w:line="240" w:lineRule="auto"/>
        <w:ind w:left="720"/>
        <w:jc w:val="both"/>
        <w:rPr>
          <w:rFonts w:ascii="Times New Roman" w:eastAsia="Times New Roman" w:hAnsi="Times New Roman" w:cs="Times New Roman"/>
          <w:sz w:val="24"/>
          <w:szCs w:val="24"/>
        </w:rPr>
      </w:pPr>
      <w:hyperlink r:id="rId8">
        <w:r w:rsidR="00D8139B" w:rsidRPr="00572B12">
          <w:rPr>
            <w:rFonts w:ascii="Times New Roman" w:eastAsia="Times New Roman" w:hAnsi="Times New Roman" w:cs="Times New Roman"/>
            <w:color w:val="1155CC"/>
            <w:sz w:val="24"/>
            <w:szCs w:val="24"/>
            <w:u w:val="single"/>
          </w:rPr>
          <w:t>https://en.wikipedia.org/wiki/Ethanol_fermentation</w:t>
        </w:r>
      </w:hyperlink>
      <w:r w:rsidR="00D8139B" w:rsidRPr="00572B12">
        <w:rPr>
          <w:rFonts w:ascii="Times New Roman" w:eastAsia="Times New Roman" w:hAnsi="Times New Roman" w:cs="Times New Roman"/>
          <w:sz w:val="24"/>
          <w:szCs w:val="24"/>
          <w:highlight w:val="yellow"/>
        </w:rPr>
        <w:br/>
        <w:t>Note:-Create a similar image</w:t>
      </w:r>
      <w:r w:rsidR="00D8139B" w:rsidRPr="00572B12">
        <w:rPr>
          <w:rFonts w:ascii="Times New Roman" w:eastAsia="Times New Roman" w:hAnsi="Times New Roman" w:cs="Times New Roman"/>
          <w:sz w:val="24"/>
          <w:szCs w:val="24"/>
        </w:rPr>
        <w:t xml:space="preserve"> </w:t>
      </w:r>
    </w:p>
    <w:p w14:paraId="449DDEF1" w14:textId="77777777" w:rsidR="00BA4807" w:rsidRPr="00572B12" w:rsidRDefault="00BA4807">
      <w:pPr>
        <w:spacing w:line="259" w:lineRule="auto"/>
        <w:rPr>
          <w:rFonts w:ascii="Times New Roman" w:hAnsi="Times New Roman" w:cs="Times New Roman"/>
          <w:sz w:val="24"/>
          <w:szCs w:val="24"/>
        </w:rPr>
      </w:pPr>
    </w:p>
    <w:p w14:paraId="777E8B41" w14:textId="77777777" w:rsidR="00BA4807" w:rsidRPr="00572B12" w:rsidRDefault="00673145">
      <w:pPr>
        <w:numPr>
          <w:ilvl w:val="0"/>
          <w:numId w:val="4"/>
        </w:numPr>
        <w:spacing w:before="240" w:after="240"/>
        <w:rPr>
          <w:rFonts w:ascii="Times New Roman" w:hAnsi="Times New Roman" w:cs="Times New Roman"/>
          <w:sz w:val="24"/>
          <w:szCs w:val="24"/>
        </w:rPr>
      </w:pPr>
      <w:r w:rsidRPr="00572B12">
        <w:rPr>
          <w:rFonts w:ascii="Times New Roman" w:hAnsi="Times New Roman" w:cs="Times New Roman"/>
          <w:sz w:val="24"/>
          <w:szCs w:val="24"/>
        </w:rPr>
        <w:t xml:space="preserve">Summarize </w:t>
      </w:r>
      <w:r w:rsidR="00D8139B" w:rsidRPr="00572B12">
        <w:rPr>
          <w:rFonts w:ascii="Times New Roman" w:hAnsi="Times New Roman" w:cs="Times New Roman"/>
          <w:sz w:val="24"/>
          <w:szCs w:val="24"/>
        </w:rPr>
        <w:t>the significance of carbohydrates as an energy source in plants, including their synthesis, degradation, and the enzymes involved.</w:t>
      </w:r>
    </w:p>
    <w:p w14:paraId="4CB1364C"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b/>
          <w:sz w:val="24"/>
          <w:szCs w:val="24"/>
        </w:rPr>
        <w:t xml:space="preserve">Text popper question: </w:t>
      </w:r>
      <w:r w:rsidRPr="00572B12">
        <w:rPr>
          <w:rFonts w:ascii="Times New Roman" w:hAnsi="Times New Roman" w:cs="Times New Roman"/>
          <w:sz w:val="24"/>
          <w:szCs w:val="24"/>
        </w:rPr>
        <w:t>What enzyme is responsible for catalyzing and the transfer of glucose molecules from ADP-glucose to the growing starch chain in plants?</w:t>
      </w:r>
    </w:p>
    <w:p w14:paraId="457CDAD9" w14:textId="77777777" w:rsidR="00BA4807" w:rsidRPr="00572B12" w:rsidRDefault="00BA4807">
      <w:pPr>
        <w:spacing w:line="259" w:lineRule="auto"/>
        <w:rPr>
          <w:rFonts w:ascii="Times New Roman" w:hAnsi="Times New Roman" w:cs="Times New Roman"/>
          <w:b/>
          <w:sz w:val="24"/>
          <w:szCs w:val="24"/>
        </w:rPr>
      </w:pPr>
    </w:p>
    <w:p w14:paraId="61E49D7B"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Text popper image</w:t>
      </w:r>
    </w:p>
    <w:p w14:paraId="1A7A720B"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noProof/>
          <w:sz w:val="24"/>
          <w:szCs w:val="24"/>
          <w:lang w:val="en-US" w:eastAsia="en-US"/>
        </w:rPr>
        <w:lastRenderedPageBreak/>
        <w:drawing>
          <wp:inline distT="114300" distB="114300" distL="114300" distR="114300" wp14:anchorId="684C4534" wp14:editId="5107CCA8">
            <wp:extent cx="4867558" cy="3404057"/>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cstate="print"/>
                    <a:srcRect/>
                    <a:stretch>
                      <a:fillRect/>
                    </a:stretch>
                  </pic:blipFill>
                  <pic:spPr>
                    <a:xfrm>
                      <a:off x="0" y="0"/>
                      <a:ext cx="4867558" cy="3404057"/>
                    </a:xfrm>
                    <a:prstGeom prst="rect">
                      <a:avLst/>
                    </a:prstGeom>
                    <a:ln/>
                  </pic:spPr>
                </pic:pic>
              </a:graphicData>
            </a:graphic>
          </wp:inline>
        </w:drawing>
      </w:r>
    </w:p>
    <w:p w14:paraId="6675DB39" w14:textId="77777777" w:rsidR="00BA4807" w:rsidRPr="00572B12" w:rsidRDefault="00000000">
      <w:pPr>
        <w:spacing w:line="259" w:lineRule="auto"/>
        <w:rPr>
          <w:rFonts w:ascii="Times New Roman" w:hAnsi="Times New Roman" w:cs="Times New Roman"/>
          <w:sz w:val="24"/>
          <w:szCs w:val="24"/>
        </w:rPr>
      </w:pPr>
      <w:hyperlink r:id="rId10">
        <w:r w:rsidR="00D8139B" w:rsidRPr="00572B12">
          <w:rPr>
            <w:rFonts w:ascii="Times New Roman" w:hAnsi="Times New Roman" w:cs="Times New Roman"/>
            <w:color w:val="1155CC"/>
            <w:sz w:val="24"/>
            <w:szCs w:val="24"/>
            <w:u w:val="single"/>
          </w:rPr>
          <w:t>https://www.researchgate.net/figure/Diagram-of-starch-biosynthesis-pathway_fig3_357401789</w:t>
        </w:r>
      </w:hyperlink>
    </w:p>
    <w:p w14:paraId="526801A2" w14:textId="77777777" w:rsidR="00BA4807" w:rsidRPr="00572B12" w:rsidRDefault="00BA4807">
      <w:pPr>
        <w:spacing w:line="259" w:lineRule="auto"/>
        <w:rPr>
          <w:rFonts w:ascii="Times New Roman" w:hAnsi="Times New Roman" w:cs="Times New Roman"/>
          <w:sz w:val="24"/>
          <w:szCs w:val="24"/>
        </w:rPr>
      </w:pPr>
    </w:p>
    <w:p w14:paraId="7B137B37" w14:textId="77777777" w:rsidR="00BA4807" w:rsidRPr="00572B12" w:rsidRDefault="00D8139B">
      <w:pPr>
        <w:spacing w:after="160" w:line="240" w:lineRule="auto"/>
        <w:ind w:left="720"/>
        <w:jc w:val="both"/>
        <w:rPr>
          <w:rFonts w:ascii="Times New Roman" w:eastAsia="Times New Roman" w:hAnsi="Times New Roman" w:cs="Times New Roman"/>
          <w:sz w:val="24"/>
          <w:szCs w:val="24"/>
        </w:rPr>
      </w:pPr>
      <w:r w:rsidRPr="00572B12">
        <w:rPr>
          <w:rFonts w:ascii="Times New Roman" w:eastAsia="Times New Roman" w:hAnsi="Times New Roman" w:cs="Times New Roman"/>
          <w:sz w:val="24"/>
          <w:szCs w:val="24"/>
          <w:highlight w:val="yellow"/>
        </w:rPr>
        <w:t>Note:-Create a similar image</w:t>
      </w:r>
      <w:r w:rsidRPr="00572B12">
        <w:rPr>
          <w:rFonts w:ascii="Times New Roman" w:eastAsia="Times New Roman" w:hAnsi="Times New Roman" w:cs="Times New Roman"/>
          <w:sz w:val="24"/>
          <w:szCs w:val="24"/>
        </w:rPr>
        <w:t xml:space="preserve"> </w:t>
      </w:r>
    </w:p>
    <w:p w14:paraId="356AE53E" w14:textId="77777777" w:rsidR="00BA4807" w:rsidRPr="00572B12" w:rsidRDefault="00BA4807">
      <w:pPr>
        <w:spacing w:line="259" w:lineRule="auto"/>
        <w:rPr>
          <w:rFonts w:ascii="Times New Roman" w:hAnsi="Times New Roman" w:cs="Times New Roman"/>
          <w:sz w:val="24"/>
          <w:szCs w:val="24"/>
        </w:rPr>
      </w:pPr>
    </w:p>
    <w:p w14:paraId="60E94387" w14:textId="77777777" w:rsidR="00BA4807" w:rsidRPr="00572B12" w:rsidRDefault="00D8139B">
      <w:pPr>
        <w:numPr>
          <w:ilvl w:val="0"/>
          <w:numId w:val="3"/>
        </w:numPr>
        <w:spacing w:line="259" w:lineRule="auto"/>
        <w:rPr>
          <w:rFonts w:ascii="Times New Roman" w:hAnsi="Times New Roman" w:cs="Times New Roman"/>
          <w:sz w:val="24"/>
          <w:szCs w:val="24"/>
        </w:rPr>
      </w:pPr>
      <w:r w:rsidRPr="00572B12">
        <w:rPr>
          <w:rFonts w:ascii="Times New Roman" w:hAnsi="Times New Roman" w:cs="Times New Roman"/>
          <w:sz w:val="24"/>
          <w:szCs w:val="24"/>
        </w:rPr>
        <w:t>Explore different types of plant hormones, their roles in growth, and their functions.</w:t>
      </w:r>
    </w:p>
    <w:p w14:paraId="6FD0813C" w14:textId="77777777" w:rsidR="00BA4807" w:rsidRPr="00572B12" w:rsidRDefault="00BA4807">
      <w:pPr>
        <w:spacing w:line="259" w:lineRule="auto"/>
        <w:ind w:left="720"/>
        <w:rPr>
          <w:rFonts w:ascii="Times New Roman" w:hAnsi="Times New Roman" w:cs="Times New Roman"/>
          <w:sz w:val="24"/>
          <w:szCs w:val="24"/>
        </w:rPr>
      </w:pPr>
    </w:p>
    <w:p w14:paraId="2CFAC9EB"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b/>
          <w:sz w:val="24"/>
          <w:szCs w:val="24"/>
        </w:rPr>
        <w:t xml:space="preserve">Text popper question: </w:t>
      </w:r>
      <w:r w:rsidRPr="00572B12">
        <w:rPr>
          <w:rFonts w:ascii="Times New Roman" w:hAnsi="Times New Roman" w:cs="Times New Roman"/>
          <w:sz w:val="24"/>
          <w:szCs w:val="24"/>
        </w:rPr>
        <w:t>What is the main function of Cytokines in plants?</w:t>
      </w:r>
    </w:p>
    <w:p w14:paraId="2C20FE3C"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Text popper image</w:t>
      </w:r>
    </w:p>
    <w:p w14:paraId="08C610AD"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b/>
          <w:noProof/>
          <w:sz w:val="24"/>
          <w:szCs w:val="24"/>
          <w:lang w:val="en-US" w:eastAsia="en-US"/>
        </w:rPr>
        <w:drawing>
          <wp:inline distT="114300" distB="114300" distL="114300" distR="114300" wp14:anchorId="33433108" wp14:editId="33BCDE3E">
            <wp:extent cx="5157788" cy="31242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cstate="print"/>
                    <a:srcRect/>
                    <a:stretch>
                      <a:fillRect/>
                    </a:stretch>
                  </pic:blipFill>
                  <pic:spPr>
                    <a:xfrm>
                      <a:off x="0" y="0"/>
                      <a:ext cx="5157788" cy="3124200"/>
                    </a:xfrm>
                    <a:prstGeom prst="rect">
                      <a:avLst/>
                    </a:prstGeom>
                    <a:ln/>
                  </pic:spPr>
                </pic:pic>
              </a:graphicData>
            </a:graphic>
          </wp:inline>
        </w:drawing>
      </w:r>
    </w:p>
    <w:p w14:paraId="317A7E43" w14:textId="77777777" w:rsidR="00BA4807" w:rsidRPr="00572B12" w:rsidRDefault="00000000">
      <w:pPr>
        <w:spacing w:line="259" w:lineRule="auto"/>
        <w:ind w:left="720"/>
        <w:rPr>
          <w:rFonts w:ascii="Times New Roman" w:hAnsi="Times New Roman" w:cs="Times New Roman"/>
          <w:b/>
          <w:sz w:val="24"/>
          <w:szCs w:val="24"/>
        </w:rPr>
      </w:pPr>
      <w:hyperlink r:id="rId12">
        <w:r w:rsidR="00D8139B" w:rsidRPr="00572B12">
          <w:rPr>
            <w:rFonts w:ascii="Times New Roman" w:hAnsi="Times New Roman" w:cs="Times New Roman"/>
            <w:b/>
            <w:color w:val="1155CC"/>
            <w:sz w:val="24"/>
            <w:szCs w:val="24"/>
            <w:u w:val="single"/>
          </w:rPr>
          <w:t>https://classnotes123.com/what-are-plant-hormones-class-10/</w:t>
        </w:r>
      </w:hyperlink>
    </w:p>
    <w:p w14:paraId="434A99C5" w14:textId="77777777" w:rsidR="00BA4807" w:rsidRPr="00572B12" w:rsidRDefault="00BA4807">
      <w:pPr>
        <w:spacing w:line="259" w:lineRule="auto"/>
        <w:ind w:left="720"/>
        <w:rPr>
          <w:rFonts w:ascii="Times New Roman" w:hAnsi="Times New Roman" w:cs="Times New Roman"/>
          <w:b/>
          <w:sz w:val="24"/>
          <w:szCs w:val="24"/>
        </w:rPr>
      </w:pPr>
    </w:p>
    <w:p w14:paraId="1FF9F4B5" w14:textId="77777777" w:rsidR="00BA4807" w:rsidRPr="00572B12" w:rsidRDefault="00D8139B">
      <w:pPr>
        <w:spacing w:after="160" w:line="240" w:lineRule="auto"/>
        <w:ind w:left="720"/>
        <w:jc w:val="both"/>
        <w:rPr>
          <w:rFonts w:ascii="Times New Roman" w:eastAsia="Times New Roman" w:hAnsi="Times New Roman" w:cs="Times New Roman"/>
          <w:sz w:val="24"/>
          <w:szCs w:val="24"/>
        </w:rPr>
      </w:pPr>
      <w:r w:rsidRPr="00572B12">
        <w:rPr>
          <w:rFonts w:ascii="Times New Roman" w:eastAsia="Times New Roman" w:hAnsi="Times New Roman" w:cs="Times New Roman"/>
          <w:sz w:val="24"/>
          <w:szCs w:val="24"/>
          <w:highlight w:val="yellow"/>
        </w:rPr>
        <w:lastRenderedPageBreak/>
        <w:t>Note:-Create a similar image</w:t>
      </w:r>
      <w:r w:rsidRPr="00572B12">
        <w:rPr>
          <w:rFonts w:ascii="Times New Roman" w:eastAsia="Times New Roman" w:hAnsi="Times New Roman" w:cs="Times New Roman"/>
          <w:sz w:val="24"/>
          <w:szCs w:val="24"/>
        </w:rPr>
        <w:t xml:space="preserve"> </w:t>
      </w:r>
    </w:p>
    <w:p w14:paraId="532D8AEF" w14:textId="77777777" w:rsidR="00BA4807" w:rsidRPr="00572B12" w:rsidRDefault="00D8139B">
      <w:pPr>
        <w:pStyle w:val="Heading2"/>
        <w:spacing w:line="259" w:lineRule="auto"/>
        <w:rPr>
          <w:rFonts w:ascii="Times New Roman" w:hAnsi="Times New Roman" w:cs="Times New Roman"/>
          <w:b/>
          <w:sz w:val="24"/>
          <w:szCs w:val="24"/>
        </w:rPr>
      </w:pPr>
      <w:bookmarkStart w:id="0" w:name="_ta8ubqstcsux" w:colFirst="0" w:colLast="0"/>
      <w:bookmarkEnd w:id="0"/>
      <w:r w:rsidRPr="00572B12">
        <w:rPr>
          <w:rFonts w:ascii="Times New Roman" w:hAnsi="Times New Roman" w:cs="Times New Roman"/>
          <w:b/>
          <w:sz w:val="24"/>
          <w:szCs w:val="24"/>
        </w:rPr>
        <w:t>Introduction to Plant Biochemistry</w:t>
      </w:r>
    </w:p>
    <w:p w14:paraId="1537E218" w14:textId="77777777" w:rsidR="00BA4807" w:rsidRPr="00572B12" w:rsidRDefault="00BA4807">
      <w:pPr>
        <w:spacing w:line="259" w:lineRule="auto"/>
        <w:rPr>
          <w:rFonts w:ascii="Times New Roman" w:hAnsi="Times New Roman" w:cs="Times New Roman"/>
          <w:b/>
          <w:sz w:val="24"/>
          <w:szCs w:val="24"/>
        </w:rPr>
      </w:pPr>
    </w:p>
    <w:p w14:paraId="1BE98272"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Plant biochemistry is the study that involves studying chemical processes and molecular mechanisms in plants. It attempts to study the processes behind plant growth and development.</w:t>
      </w:r>
    </w:p>
    <w:p w14:paraId="683E0D14" w14:textId="77777777" w:rsidR="00BA4807" w:rsidRPr="00572B12" w:rsidRDefault="00BA4807">
      <w:pPr>
        <w:spacing w:line="259" w:lineRule="auto"/>
        <w:rPr>
          <w:rFonts w:ascii="Times New Roman" w:hAnsi="Times New Roman" w:cs="Times New Roman"/>
          <w:sz w:val="24"/>
          <w:szCs w:val="24"/>
        </w:rPr>
      </w:pPr>
    </w:p>
    <w:p w14:paraId="2F88A4EA"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Understanding plant biochemistry helps in determining what factors play a role in plant physiology and how plants synthesize nutrients, produce energy,</w:t>
      </w:r>
      <w:r w:rsidR="00673145" w:rsidRPr="00572B12">
        <w:rPr>
          <w:rFonts w:ascii="Times New Roman" w:hAnsi="Times New Roman" w:cs="Times New Roman"/>
          <w:sz w:val="24"/>
          <w:szCs w:val="24"/>
        </w:rPr>
        <w:t xml:space="preserve"> respond </w:t>
      </w:r>
      <w:r w:rsidRPr="00572B12">
        <w:rPr>
          <w:rFonts w:ascii="Times New Roman" w:hAnsi="Times New Roman" w:cs="Times New Roman"/>
          <w:sz w:val="24"/>
          <w:szCs w:val="24"/>
        </w:rPr>
        <w:t xml:space="preserve">to stress, and </w:t>
      </w:r>
      <w:r w:rsidR="00673145" w:rsidRPr="00572B12">
        <w:rPr>
          <w:rFonts w:ascii="Times New Roman" w:hAnsi="Times New Roman" w:cs="Times New Roman"/>
          <w:sz w:val="24"/>
          <w:szCs w:val="24"/>
        </w:rPr>
        <w:t xml:space="preserve">interact </w:t>
      </w:r>
      <w:r w:rsidRPr="00572B12">
        <w:rPr>
          <w:rFonts w:ascii="Times New Roman" w:hAnsi="Times New Roman" w:cs="Times New Roman"/>
          <w:sz w:val="24"/>
          <w:szCs w:val="24"/>
        </w:rPr>
        <w:t xml:space="preserve">with </w:t>
      </w:r>
      <w:r w:rsidR="00673145" w:rsidRPr="00572B12">
        <w:rPr>
          <w:rFonts w:ascii="Times New Roman" w:hAnsi="Times New Roman" w:cs="Times New Roman"/>
          <w:sz w:val="24"/>
          <w:szCs w:val="24"/>
        </w:rPr>
        <w:t>their</w:t>
      </w:r>
      <w:r w:rsidRPr="00572B12">
        <w:rPr>
          <w:rFonts w:ascii="Times New Roman" w:hAnsi="Times New Roman" w:cs="Times New Roman"/>
          <w:sz w:val="24"/>
          <w:szCs w:val="24"/>
        </w:rPr>
        <w:t xml:space="preserve"> surroundings. </w:t>
      </w:r>
    </w:p>
    <w:p w14:paraId="282B6705" w14:textId="77777777" w:rsidR="00BA4807" w:rsidRPr="00572B12" w:rsidRDefault="00BA4807">
      <w:pPr>
        <w:spacing w:line="259" w:lineRule="auto"/>
        <w:rPr>
          <w:rFonts w:ascii="Times New Roman" w:hAnsi="Times New Roman" w:cs="Times New Roman"/>
          <w:sz w:val="24"/>
          <w:szCs w:val="24"/>
        </w:rPr>
      </w:pPr>
    </w:p>
    <w:p w14:paraId="241C05A2"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This knowledge of plants helps us in developing new technologies related to plant growth, developing agricultural strategies, and improving crop productivity.</w:t>
      </w:r>
    </w:p>
    <w:p w14:paraId="6210D105" w14:textId="77777777" w:rsidR="00BA4807" w:rsidRPr="00572B12" w:rsidRDefault="00BA4807">
      <w:pPr>
        <w:spacing w:line="259" w:lineRule="auto"/>
        <w:rPr>
          <w:rFonts w:ascii="Times New Roman" w:hAnsi="Times New Roman" w:cs="Times New Roman"/>
          <w:sz w:val="24"/>
          <w:szCs w:val="24"/>
        </w:rPr>
      </w:pPr>
    </w:p>
    <w:p w14:paraId="3A2F9D5C"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noProof/>
          <w:sz w:val="24"/>
          <w:szCs w:val="24"/>
          <w:lang w:val="en-US" w:eastAsia="en-US"/>
        </w:rPr>
        <w:drawing>
          <wp:inline distT="114300" distB="114300" distL="114300" distR="114300" wp14:anchorId="6FA6BE4C" wp14:editId="6ADF5847">
            <wp:extent cx="4740243" cy="315753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cstate="print"/>
                    <a:srcRect/>
                    <a:stretch>
                      <a:fillRect/>
                    </a:stretch>
                  </pic:blipFill>
                  <pic:spPr>
                    <a:xfrm>
                      <a:off x="0" y="0"/>
                      <a:ext cx="4740243" cy="3157538"/>
                    </a:xfrm>
                    <a:prstGeom prst="rect">
                      <a:avLst/>
                    </a:prstGeom>
                    <a:ln/>
                  </pic:spPr>
                </pic:pic>
              </a:graphicData>
            </a:graphic>
          </wp:inline>
        </w:drawing>
      </w:r>
    </w:p>
    <w:p w14:paraId="4FB4A584" w14:textId="77777777" w:rsidR="00BA4807" w:rsidRPr="00572B12" w:rsidRDefault="00BA4807">
      <w:pPr>
        <w:spacing w:line="259" w:lineRule="auto"/>
        <w:rPr>
          <w:rFonts w:ascii="Times New Roman" w:hAnsi="Times New Roman" w:cs="Times New Roman"/>
          <w:sz w:val="24"/>
          <w:szCs w:val="24"/>
        </w:rPr>
      </w:pPr>
    </w:p>
    <w:p w14:paraId="603EA3A6" w14:textId="77777777" w:rsidR="00BA4807" w:rsidRPr="00572B12" w:rsidRDefault="00000000">
      <w:pPr>
        <w:spacing w:line="259" w:lineRule="auto"/>
        <w:rPr>
          <w:rFonts w:ascii="Times New Roman" w:hAnsi="Times New Roman" w:cs="Times New Roman"/>
          <w:sz w:val="24"/>
          <w:szCs w:val="24"/>
        </w:rPr>
      </w:pPr>
      <w:hyperlink r:id="rId14">
        <w:r w:rsidR="00D8139B" w:rsidRPr="00572B12">
          <w:rPr>
            <w:rFonts w:ascii="Times New Roman" w:hAnsi="Times New Roman" w:cs="Times New Roman"/>
            <w:color w:val="1155CC"/>
            <w:sz w:val="24"/>
            <w:szCs w:val="24"/>
            <w:u w:val="single"/>
          </w:rPr>
          <w:t>https://www.acs.edu.au/courses/biochemistry-i-plants-200.aspx</w:t>
        </w:r>
      </w:hyperlink>
    </w:p>
    <w:p w14:paraId="5E190A51" w14:textId="77777777" w:rsidR="00BA4807" w:rsidRPr="00572B12" w:rsidRDefault="00D8139B">
      <w:pPr>
        <w:spacing w:after="160" w:line="240" w:lineRule="auto"/>
        <w:jc w:val="both"/>
        <w:rPr>
          <w:rFonts w:ascii="Times New Roman" w:hAnsi="Times New Roman" w:cs="Times New Roman"/>
          <w:sz w:val="24"/>
          <w:szCs w:val="24"/>
        </w:rPr>
      </w:pPr>
      <w:r w:rsidRPr="00572B12">
        <w:rPr>
          <w:rFonts w:ascii="Times New Roman" w:eastAsia="Times New Roman" w:hAnsi="Times New Roman" w:cs="Times New Roman"/>
          <w:sz w:val="24"/>
          <w:szCs w:val="24"/>
          <w:highlight w:val="yellow"/>
        </w:rPr>
        <w:t>Note:-Create a similar image</w:t>
      </w:r>
      <w:r w:rsidRPr="00572B12">
        <w:rPr>
          <w:rFonts w:ascii="Times New Roman" w:eastAsia="Times New Roman" w:hAnsi="Times New Roman" w:cs="Times New Roman"/>
          <w:sz w:val="24"/>
          <w:szCs w:val="24"/>
        </w:rPr>
        <w:t xml:space="preserve"> </w:t>
      </w:r>
    </w:p>
    <w:p w14:paraId="01ADBEAA" w14:textId="77777777" w:rsidR="00BA4807" w:rsidRPr="00572B12" w:rsidRDefault="00D8139B">
      <w:pPr>
        <w:pStyle w:val="Heading3"/>
        <w:spacing w:line="259" w:lineRule="auto"/>
        <w:rPr>
          <w:rFonts w:ascii="Times New Roman" w:hAnsi="Times New Roman" w:cs="Times New Roman"/>
          <w:b/>
          <w:color w:val="000000"/>
          <w:sz w:val="24"/>
          <w:szCs w:val="24"/>
        </w:rPr>
      </w:pPr>
      <w:bookmarkStart w:id="1" w:name="_d8hguudawd3z" w:colFirst="0" w:colLast="0"/>
      <w:bookmarkEnd w:id="1"/>
      <w:r w:rsidRPr="00572B12">
        <w:rPr>
          <w:rFonts w:ascii="Times New Roman" w:hAnsi="Times New Roman" w:cs="Times New Roman"/>
          <w:b/>
          <w:color w:val="000000"/>
          <w:sz w:val="24"/>
          <w:szCs w:val="24"/>
        </w:rPr>
        <w:t>Plant Cellular Structure and Organization Overview</w:t>
      </w:r>
    </w:p>
    <w:p w14:paraId="01782F31" w14:textId="77777777" w:rsidR="00BA4807" w:rsidRPr="00572B12" w:rsidRDefault="00BA4807">
      <w:pPr>
        <w:rPr>
          <w:rFonts w:ascii="Times New Roman" w:hAnsi="Times New Roman" w:cs="Times New Roman"/>
          <w:sz w:val="24"/>
          <w:szCs w:val="24"/>
        </w:rPr>
      </w:pPr>
    </w:p>
    <w:p w14:paraId="7AB71D74" w14:textId="77777777" w:rsidR="00BA4807" w:rsidRPr="00572B12" w:rsidRDefault="00D8139B">
      <w:pPr>
        <w:rPr>
          <w:rFonts w:ascii="Times New Roman" w:hAnsi="Times New Roman" w:cs="Times New Roman"/>
          <w:sz w:val="24"/>
          <w:szCs w:val="24"/>
        </w:rPr>
      </w:pPr>
      <w:r w:rsidRPr="00572B12">
        <w:rPr>
          <w:rFonts w:ascii="Times New Roman" w:hAnsi="Times New Roman" w:cs="Times New Roman"/>
          <w:sz w:val="24"/>
          <w:szCs w:val="24"/>
        </w:rPr>
        <w:t>Plants have an organized cellular structure that supports their essential functions. Plants are composed of different cellular components each has its own functions.</w:t>
      </w:r>
    </w:p>
    <w:p w14:paraId="5DF1D3E2" w14:textId="77777777" w:rsidR="00BA4807" w:rsidRPr="00572B12" w:rsidRDefault="00BA4807">
      <w:pPr>
        <w:rPr>
          <w:rFonts w:ascii="Times New Roman" w:hAnsi="Times New Roman" w:cs="Times New Roman"/>
          <w:sz w:val="24"/>
          <w:szCs w:val="24"/>
        </w:rPr>
      </w:pPr>
    </w:p>
    <w:p w14:paraId="215A6FBA" w14:textId="77777777" w:rsidR="00BA4807" w:rsidRPr="00572B12" w:rsidRDefault="00D8139B">
      <w:pPr>
        <w:rPr>
          <w:rFonts w:ascii="Times New Roman" w:hAnsi="Times New Roman" w:cs="Times New Roman"/>
          <w:sz w:val="24"/>
          <w:szCs w:val="24"/>
        </w:rPr>
      </w:pPr>
      <w:r w:rsidRPr="00572B12">
        <w:rPr>
          <w:rFonts w:ascii="Times New Roman" w:hAnsi="Times New Roman" w:cs="Times New Roman"/>
          <w:b/>
          <w:sz w:val="24"/>
          <w:szCs w:val="24"/>
        </w:rPr>
        <w:t>Cell Wall</w:t>
      </w:r>
      <w:r w:rsidR="00A72C78">
        <w:rPr>
          <w:rFonts w:ascii="Times New Roman" w:hAnsi="Times New Roman" w:cs="Times New Roman"/>
          <w:b/>
          <w:sz w:val="24"/>
          <w:szCs w:val="24"/>
        </w:rPr>
        <w:t xml:space="preserve"> </w:t>
      </w:r>
      <w:r w:rsidRPr="00572B12">
        <w:rPr>
          <w:rFonts w:ascii="Times New Roman" w:hAnsi="Times New Roman" w:cs="Times New Roman"/>
          <w:b/>
          <w:sz w:val="24"/>
          <w:szCs w:val="24"/>
        </w:rPr>
        <w:t xml:space="preserve">- </w:t>
      </w:r>
      <w:r w:rsidRPr="00572B12">
        <w:rPr>
          <w:rFonts w:ascii="Times New Roman" w:hAnsi="Times New Roman" w:cs="Times New Roman"/>
          <w:sz w:val="24"/>
          <w:szCs w:val="24"/>
        </w:rPr>
        <w:t>Plants have a thick cell wall that protects from external damage, and provides support and protection to the cell.</w:t>
      </w:r>
    </w:p>
    <w:p w14:paraId="257CF841" w14:textId="77777777" w:rsidR="00BA4807" w:rsidRPr="00572B12" w:rsidRDefault="00D8139B">
      <w:pPr>
        <w:rPr>
          <w:rFonts w:ascii="Times New Roman" w:hAnsi="Times New Roman" w:cs="Times New Roman"/>
          <w:sz w:val="24"/>
          <w:szCs w:val="24"/>
        </w:rPr>
      </w:pPr>
      <w:r w:rsidRPr="00572B12">
        <w:rPr>
          <w:rFonts w:ascii="Times New Roman" w:hAnsi="Times New Roman" w:cs="Times New Roman"/>
          <w:sz w:val="24"/>
          <w:szCs w:val="24"/>
        </w:rPr>
        <w:t>It allows cells to have a definite shape and structure.</w:t>
      </w:r>
    </w:p>
    <w:p w14:paraId="464CAC9B" w14:textId="77777777" w:rsidR="00BA4807" w:rsidRPr="00572B12" w:rsidRDefault="00BA4807">
      <w:pPr>
        <w:rPr>
          <w:rFonts w:ascii="Times New Roman" w:hAnsi="Times New Roman" w:cs="Times New Roman"/>
          <w:sz w:val="24"/>
          <w:szCs w:val="24"/>
        </w:rPr>
      </w:pPr>
    </w:p>
    <w:p w14:paraId="06868BBB" w14:textId="77777777" w:rsidR="00BA4807" w:rsidRPr="00572B12" w:rsidRDefault="00D8139B">
      <w:pPr>
        <w:rPr>
          <w:rFonts w:ascii="Times New Roman" w:hAnsi="Times New Roman" w:cs="Times New Roman"/>
          <w:b/>
          <w:sz w:val="24"/>
          <w:szCs w:val="24"/>
        </w:rPr>
      </w:pPr>
      <w:r w:rsidRPr="00572B12">
        <w:rPr>
          <w:rFonts w:ascii="Times New Roman" w:hAnsi="Times New Roman" w:cs="Times New Roman"/>
          <w:b/>
          <w:sz w:val="24"/>
          <w:szCs w:val="24"/>
        </w:rPr>
        <w:lastRenderedPageBreak/>
        <w:t>Cell Membrane</w:t>
      </w:r>
      <w:r w:rsidR="00A72C78">
        <w:rPr>
          <w:rFonts w:ascii="Times New Roman" w:hAnsi="Times New Roman" w:cs="Times New Roman"/>
          <w:b/>
          <w:sz w:val="24"/>
          <w:szCs w:val="24"/>
        </w:rPr>
        <w:t xml:space="preserve"> </w:t>
      </w:r>
      <w:r w:rsidRPr="00572B12">
        <w:rPr>
          <w:rFonts w:ascii="Times New Roman" w:hAnsi="Times New Roman" w:cs="Times New Roman"/>
          <w:b/>
          <w:sz w:val="24"/>
          <w:szCs w:val="24"/>
        </w:rPr>
        <w:t>-</w:t>
      </w:r>
      <w:r w:rsidRPr="00572B12">
        <w:rPr>
          <w:rFonts w:ascii="Times New Roman" w:hAnsi="Times New Roman" w:cs="Times New Roman"/>
          <w:sz w:val="24"/>
          <w:szCs w:val="24"/>
        </w:rPr>
        <w:t>The cell membrane also called as plasma membrane, regulates and controls the transport of material inside the cell. It maintains the gradient required.</w:t>
      </w:r>
    </w:p>
    <w:p w14:paraId="72AB3B1B" w14:textId="77777777" w:rsidR="00BA4807" w:rsidRPr="00572B12" w:rsidRDefault="00BA4807">
      <w:pPr>
        <w:rPr>
          <w:rFonts w:ascii="Times New Roman" w:hAnsi="Times New Roman" w:cs="Times New Roman"/>
          <w:sz w:val="24"/>
          <w:szCs w:val="24"/>
        </w:rPr>
      </w:pPr>
    </w:p>
    <w:p w14:paraId="2E076129" w14:textId="77777777" w:rsidR="00BA4807" w:rsidRPr="00572B12" w:rsidRDefault="00D8139B">
      <w:pPr>
        <w:rPr>
          <w:rFonts w:ascii="Times New Roman" w:hAnsi="Times New Roman" w:cs="Times New Roman"/>
          <w:sz w:val="24"/>
          <w:szCs w:val="24"/>
        </w:rPr>
      </w:pPr>
      <w:r w:rsidRPr="00572B12">
        <w:rPr>
          <w:rFonts w:ascii="Times New Roman" w:hAnsi="Times New Roman" w:cs="Times New Roman"/>
          <w:b/>
          <w:sz w:val="24"/>
          <w:szCs w:val="24"/>
        </w:rPr>
        <w:t>Nucleus</w:t>
      </w:r>
      <w:r w:rsidR="00A72C78">
        <w:rPr>
          <w:rFonts w:ascii="Times New Roman" w:hAnsi="Times New Roman" w:cs="Times New Roman"/>
          <w:b/>
          <w:sz w:val="24"/>
          <w:szCs w:val="24"/>
        </w:rPr>
        <w:t xml:space="preserve"> </w:t>
      </w:r>
      <w:r w:rsidRPr="00572B12">
        <w:rPr>
          <w:rFonts w:ascii="Times New Roman" w:hAnsi="Times New Roman" w:cs="Times New Roman"/>
          <w:b/>
          <w:sz w:val="24"/>
          <w:szCs w:val="24"/>
        </w:rPr>
        <w:t xml:space="preserve">- </w:t>
      </w:r>
      <w:r w:rsidRPr="00572B12">
        <w:rPr>
          <w:rFonts w:ascii="Times New Roman" w:hAnsi="Times New Roman" w:cs="Times New Roman"/>
          <w:sz w:val="24"/>
          <w:szCs w:val="24"/>
        </w:rPr>
        <w:t xml:space="preserve">The nucleus is the central control center that contains the genetic part of the plant including DNA. It regulates cell activities and controls the production of proteins. </w:t>
      </w:r>
    </w:p>
    <w:p w14:paraId="6C274087" w14:textId="77777777" w:rsidR="00BA4807" w:rsidRPr="00572B12" w:rsidRDefault="00BA4807">
      <w:pPr>
        <w:rPr>
          <w:rFonts w:ascii="Times New Roman" w:hAnsi="Times New Roman" w:cs="Times New Roman"/>
          <w:b/>
          <w:sz w:val="24"/>
          <w:szCs w:val="24"/>
        </w:rPr>
      </w:pPr>
    </w:p>
    <w:p w14:paraId="38E364B1" w14:textId="77777777" w:rsidR="00BA4807" w:rsidRPr="00572B12" w:rsidRDefault="00D8139B">
      <w:pPr>
        <w:rPr>
          <w:rFonts w:ascii="Times New Roman" w:hAnsi="Times New Roman" w:cs="Times New Roman"/>
          <w:sz w:val="24"/>
          <w:szCs w:val="24"/>
        </w:rPr>
      </w:pPr>
      <w:r w:rsidRPr="00572B12">
        <w:rPr>
          <w:rFonts w:ascii="Times New Roman" w:hAnsi="Times New Roman" w:cs="Times New Roman"/>
          <w:b/>
          <w:sz w:val="24"/>
          <w:szCs w:val="24"/>
        </w:rPr>
        <w:t>Chloroplasts</w:t>
      </w:r>
      <w:r w:rsidR="00A72C78">
        <w:rPr>
          <w:rFonts w:ascii="Times New Roman" w:hAnsi="Times New Roman" w:cs="Times New Roman"/>
          <w:b/>
          <w:sz w:val="24"/>
          <w:szCs w:val="24"/>
        </w:rPr>
        <w:t xml:space="preserve"> </w:t>
      </w:r>
      <w:r w:rsidRPr="00572B12">
        <w:rPr>
          <w:rFonts w:ascii="Times New Roman" w:hAnsi="Times New Roman" w:cs="Times New Roman"/>
          <w:b/>
          <w:sz w:val="24"/>
          <w:szCs w:val="24"/>
        </w:rPr>
        <w:t xml:space="preserve">- </w:t>
      </w:r>
      <w:r w:rsidRPr="00572B12">
        <w:rPr>
          <w:rFonts w:ascii="Times New Roman" w:hAnsi="Times New Roman" w:cs="Times New Roman"/>
          <w:sz w:val="24"/>
          <w:szCs w:val="24"/>
        </w:rPr>
        <w:t>Chloroplasts are responsible for photosynthesis, the process by which plants convert sunlight, water, and carbon dioxide into glucose and oxygen. They contain chlorophyll, a pigment that captures light energy.</w:t>
      </w:r>
    </w:p>
    <w:p w14:paraId="069AB8A4" w14:textId="77777777" w:rsidR="00BA4807" w:rsidRPr="00572B12" w:rsidRDefault="00BA4807">
      <w:pPr>
        <w:rPr>
          <w:rFonts w:ascii="Times New Roman" w:hAnsi="Times New Roman" w:cs="Times New Roman"/>
          <w:sz w:val="24"/>
          <w:szCs w:val="24"/>
        </w:rPr>
      </w:pPr>
    </w:p>
    <w:p w14:paraId="78AA12FD" w14:textId="77777777" w:rsidR="00BA4807" w:rsidRPr="00572B12" w:rsidRDefault="00D8139B">
      <w:pPr>
        <w:rPr>
          <w:rFonts w:ascii="Times New Roman" w:hAnsi="Times New Roman" w:cs="Times New Roman"/>
          <w:sz w:val="24"/>
          <w:szCs w:val="24"/>
        </w:rPr>
      </w:pPr>
      <w:r w:rsidRPr="00572B12">
        <w:rPr>
          <w:rFonts w:ascii="Times New Roman" w:hAnsi="Times New Roman" w:cs="Times New Roman"/>
          <w:b/>
          <w:sz w:val="24"/>
          <w:szCs w:val="24"/>
        </w:rPr>
        <w:t>Mitochondria</w:t>
      </w:r>
      <w:r w:rsidR="00A72C78">
        <w:rPr>
          <w:rFonts w:ascii="Times New Roman" w:hAnsi="Times New Roman" w:cs="Times New Roman"/>
          <w:b/>
          <w:sz w:val="24"/>
          <w:szCs w:val="24"/>
        </w:rPr>
        <w:t xml:space="preserve"> </w:t>
      </w:r>
      <w:r w:rsidRPr="00572B12">
        <w:rPr>
          <w:rFonts w:ascii="Times New Roman" w:hAnsi="Times New Roman" w:cs="Times New Roman"/>
          <w:b/>
          <w:sz w:val="24"/>
          <w:szCs w:val="24"/>
        </w:rPr>
        <w:t xml:space="preserve">- </w:t>
      </w:r>
      <w:r w:rsidRPr="00572B12">
        <w:rPr>
          <w:rFonts w:ascii="Times New Roman" w:hAnsi="Times New Roman" w:cs="Times New Roman"/>
          <w:sz w:val="24"/>
          <w:szCs w:val="24"/>
        </w:rPr>
        <w:t>Mitochondria are the powerhouses of the cell. They generate energy through cellular respiration, which fuels other cell processes is very important for cell growth.</w:t>
      </w:r>
    </w:p>
    <w:p w14:paraId="2FA76295" w14:textId="77777777" w:rsidR="00BA4807" w:rsidRPr="00572B12" w:rsidRDefault="00BA4807">
      <w:pPr>
        <w:rPr>
          <w:rFonts w:ascii="Times New Roman" w:hAnsi="Times New Roman" w:cs="Times New Roman"/>
          <w:sz w:val="24"/>
          <w:szCs w:val="24"/>
        </w:rPr>
      </w:pPr>
    </w:p>
    <w:p w14:paraId="437DAC8B" w14:textId="77777777" w:rsidR="00BA4807" w:rsidRPr="00572B12" w:rsidRDefault="00D8139B">
      <w:pPr>
        <w:rPr>
          <w:rFonts w:ascii="Times New Roman" w:hAnsi="Times New Roman" w:cs="Times New Roman"/>
          <w:sz w:val="24"/>
          <w:szCs w:val="24"/>
        </w:rPr>
      </w:pPr>
      <w:r w:rsidRPr="00572B12">
        <w:rPr>
          <w:rFonts w:ascii="Times New Roman" w:hAnsi="Times New Roman" w:cs="Times New Roman"/>
          <w:b/>
          <w:sz w:val="24"/>
          <w:szCs w:val="24"/>
        </w:rPr>
        <w:t>Endoplasmic Reticulum (ER)</w:t>
      </w:r>
      <w:r w:rsidR="00A72C78">
        <w:rPr>
          <w:rFonts w:ascii="Times New Roman" w:hAnsi="Times New Roman" w:cs="Times New Roman"/>
          <w:b/>
          <w:sz w:val="24"/>
          <w:szCs w:val="24"/>
        </w:rPr>
        <w:t xml:space="preserve"> </w:t>
      </w:r>
      <w:r w:rsidRPr="00572B12">
        <w:rPr>
          <w:rFonts w:ascii="Times New Roman" w:hAnsi="Times New Roman" w:cs="Times New Roman"/>
          <w:sz w:val="24"/>
          <w:szCs w:val="24"/>
        </w:rPr>
        <w:t xml:space="preserve">- The endoplasmic reticulum is a network of membranous tubes and sacs involved in protein synthesis, </w:t>
      </w:r>
      <w:r w:rsidR="00572B12">
        <w:rPr>
          <w:rFonts w:ascii="Times New Roman" w:hAnsi="Times New Roman" w:cs="Times New Roman"/>
          <w:sz w:val="24"/>
          <w:szCs w:val="24"/>
        </w:rPr>
        <w:t xml:space="preserve">and </w:t>
      </w:r>
      <w:r w:rsidRPr="00572B12">
        <w:rPr>
          <w:rFonts w:ascii="Times New Roman" w:hAnsi="Times New Roman" w:cs="Times New Roman"/>
          <w:sz w:val="24"/>
          <w:szCs w:val="24"/>
        </w:rPr>
        <w:t>lipid metabolism.</w:t>
      </w:r>
    </w:p>
    <w:p w14:paraId="47513619" w14:textId="77777777" w:rsidR="00BA4807" w:rsidRPr="00572B12" w:rsidRDefault="00BA4807">
      <w:pPr>
        <w:rPr>
          <w:rFonts w:ascii="Times New Roman" w:hAnsi="Times New Roman" w:cs="Times New Roman"/>
          <w:sz w:val="24"/>
          <w:szCs w:val="24"/>
        </w:rPr>
      </w:pPr>
    </w:p>
    <w:p w14:paraId="1195429D" w14:textId="77777777" w:rsidR="00BA4807" w:rsidRPr="00572B12" w:rsidRDefault="00D8139B">
      <w:pPr>
        <w:rPr>
          <w:rFonts w:ascii="Times New Roman" w:hAnsi="Times New Roman" w:cs="Times New Roman"/>
          <w:sz w:val="24"/>
          <w:szCs w:val="24"/>
        </w:rPr>
      </w:pPr>
      <w:r w:rsidRPr="00572B12">
        <w:rPr>
          <w:rFonts w:ascii="Times New Roman" w:hAnsi="Times New Roman" w:cs="Times New Roman"/>
          <w:b/>
          <w:sz w:val="24"/>
          <w:szCs w:val="24"/>
        </w:rPr>
        <w:t>Vac</w:t>
      </w:r>
      <w:r w:rsidR="00673145" w:rsidRPr="00572B12">
        <w:rPr>
          <w:rFonts w:ascii="Times New Roman" w:hAnsi="Times New Roman" w:cs="Times New Roman"/>
          <w:b/>
          <w:sz w:val="24"/>
          <w:szCs w:val="24"/>
        </w:rPr>
        <w:t>uo</w:t>
      </w:r>
      <w:r w:rsidRPr="00572B12">
        <w:rPr>
          <w:rFonts w:ascii="Times New Roman" w:hAnsi="Times New Roman" w:cs="Times New Roman"/>
          <w:b/>
          <w:sz w:val="24"/>
          <w:szCs w:val="24"/>
        </w:rPr>
        <w:t>le</w:t>
      </w:r>
      <w:r w:rsidR="00A72C78">
        <w:rPr>
          <w:rFonts w:ascii="Times New Roman" w:hAnsi="Times New Roman" w:cs="Times New Roman"/>
          <w:b/>
          <w:sz w:val="24"/>
          <w:szCs w:val="24"/>
        </w:rPr>
        <w:t xml:space="preserve"> </w:t>
      </w:r>
      <w:r w:rsidRPr="00572B12">
        <w:rPr>
          <w:rFonts w:ascii="Times New Roman" w:hAnsi="Times New Roman" w:cs="Times New Roman"/>
          <w:b/>
          <w:sz w:val="24"/>
          <w:szCs w:val="24"/>
        </w:rPr>
        <w:t xml:space="preserve">- </w:t>
      </w:r>
      <w:r w:rsidRPr="00572B12">
        <w:rPr>
          <w:rFonts w:ascii="Times New Roman" w:hAnsi="Times New Roman" w:cs="Times New Roman"/>
          <w:sz w:val="24"/>
          <w:szCs w:val="24"/>
        </w:rPr>
        <w:t>These are large fluid-filled sacs for storing water, ions, and nutrients. They maintain cell turgidity and regulate cell volume.</w:t>
      </w:r>
    </w:p>
    <w:p w14:paraId="2629393C" w14:textId="77777777" w:rsidR="00BA4807" w:rsidRPr="00572B12" w:rsidRDefault="00BA4807">
      <w:pPr>
        <w:rPr>
          <w:rFonts w:ascii="Times New Roman" w:hAnsi="Times New Roman" w:cs="Times New Roman"/>
          <w:sz w:val="24"/>
          <w:szCs w:val="24"/>
        </w:rPr>
      </w:pPr>
    </w:p>
    <w:p w14:paraId="16856F1E" w14:textId="77777777" w:rsidR="00BA4807" w:rsidRPr="00572B12" w:rsidRDefault="00D8139B">
      <w:pPr>
        <w:rPr>
          <w:rFonts w:ascii="Times New Roman" w:hAnsi="Times New Roman" w:cs="Times New Roman"/>
          <w:sz w:val="24"/>
          <w:szCs w:val="24"/>
        </w:rPr>
      </w:pPr>
      <w:r w:rsidRPr="00572B12">
        <w:rPr>
          <w:rFonts w:ascii="Times New Roman" w:hAnsi="Times New Roman" w:cs="Times New Roman"/>
          <w:sz w:val="24"/>
          <w:szCs w:val="24"/>
        </w:rPr>
        <w:t>Understanding the cellular structure of plants and their organization is crucial for studying plant development and growth.</w:t>
      </w:r>
    </w:p>
    <w:p w14:paraId="18048DD8" w14:textId="77777777" w:rsidR="00BA4807" w:rsidRPr="00572B12" w:rsidRDefault="00BA4807">
      <w:pPr>
        <w:rPr>
          <w:rFonts w:ascii="Times New Roman" w:hAnsi="Times New Roman" w:cs="Times New Roman"/>
          <w:sz w:val="24"/>
          <w:szCs w:val="24"/>
        </w:rPr>
      </w:pPr>
    </w:p>
    <w:p w14:paraId="01C256F0" w14:textId="77777777" w:rsidR="00BA4807" w:rsidRPr="00572B12" w:rsidRDefault="00D8139B">
      <w:pPr>
        <w:rPr>
          <w:rFonts w:ascii="Times New Roman" w:hAnsi="Times New Roman" w:cs="Times New Roman"/>
          <w:sz w:val="24"/>
          <w:szCs w:val="24"/>
        </w:rPr>
      </w:pPr>
      <w:r w:rsidRPr="00572B12">
        <w:rPr>
          <w:rFonts w:ascii="Times New Roman" w:hAnsi="Times New Roman" w:cs="Times New Roman"/>
          <w:sz w:val="24"/>
          <w:szCs w:val="24"/>
        </w:rPr>
        <w:t>The image below depicts all the cellular components of a plant.</w:t>
      </w:r>
    </w:p>
    <w:p w14:paraId="178DE2E6" w14:textId="77777777" w:rsidR="00BA4807" w:rsidRPr="00572B12" w:rsidRDefault="00BA4807">
      <w:pPr>
        <w:rPr>
          <w:rFonts w:ascii="Times New Roman" w:hAnsi="Times New Roman" w:cs="Times New Roman"/>
          <w:sz w:val="24"/>
          <w:szCs w:val="24"/>
        </w:rPr>
      </w:pPr>
    </w:p>
    <w:p w14:paraId="39463D64" w14:textId="77777777" w:rsidR="00BA4807" w:rsidRPr="00572B12" w:rsidRDefault="00BA4807">
      <w:pPr>
        <w:rPr>
          <w:rFonts w:ascii="Times New Roman" w:hAnsi="Times New Roman" w:cs="Times New Roman"/>
          <w:sz w:val="24"/>
          <w:szCs w:val="24"/>
        </w:rPr>
      </w:pPr>
    </w:p>
    <w:p w14:paraId="56ADF9C5" w14:textId="77777777" w:rsidR="00BA4807" w:rsidRPr="00572B12" w:rsidRDefault="00D8139B">
      <w:pPr>
        <w:rPr>
          <w:rFonts w:ascii="Times New Roman" w:hAnsi="Times New Roman" w:cs="Times New Roman"/>
          <w:sz w:val="24"/>
          <w:szCs w:val="24"/>
        </w:rPr>
      </w:pPr>
      <w:r w:rsidRPr="00572B12">
        <w:rPr>
          <w:rFonts w:ascii="Times New Roman" w:hAnsi="Times New Roman" w:cs="Times New Roman"/>
          <w:noProof/>
          <w:sz w:val="24"/>
          <w:szCs w:val="24"/>
          <w:lang w:val="en-US" w:eastAsia="en-US"/>
        </w:rPr>
        <w:lastRenderedPageBreak/>
        <w:drawing>
          <wp:inline distT="114300" distB="114300" distL="114300" distR="114300" wp14:anchorId="154A8093" wp14:editId="663346B7">
            <wp:extent cx="5138738" cy="4450669"/>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cstate="print"/>
                    <a:srcRect/>
                    <a:stretch>
                      <a:fillRect/>
                    </a:stretch>
                  </pic:blipFill>
                  <pic:spPr>
                    <a:xfrm>
                      <a:off x="0" y="0"/>
                      <a:ext cx="5138738" cy="4450669"/>
                    </a:xfrm>
                    <a:prstGeom prst="rect">
                      <a:avLst/>
                    </a:prstGeom>
                    <a:ln/>
                  </pic:spPr>
                </pic:pic>
              </a:graphicData>
            </a:graphic>
          </wp:inline>
        </w:drawing>
      </w:r>
    </w:p>
    <w:p w14:paraId="6B53EF9A" w14:textId="77777777" w:rsidR="00BA4807" w:rsidRPr="00572B12" w:rsidRDefault="00000000">
      <w:pPr>
        <w:rPr>
          <w:rFonts w:ascii="Times New Roman" w:hAnsi="Times New Roman" w:cs="Times New Roman"/>
          <w:sz w:val="24"/>
          <w:szCs w:val="24"/>
        </w:rPr>
      </w:pPr>
      <w:hyperlink r:id="rId15">
        <w:r w:rsidR="00D8139B" w:rsidRPr="00572B12">
          <w:rPr>
            <w:rFonts w:ascii="Times New Roman" w:hAnsi="Times New Roman" w:cs="Times New Roman"/>
            <w:color w:val="1155CC"/>
            <w:sz w:val="24"/>
            <w:szCs w:val="24"/>
            <w:u w:val="single"/>
          </w:rPr>
          <w:t>https://www.embibe.com/questions/Draw-a-typical-plant-cell-and-label-the-following-parts--%28a%29-Cell-wall-%28b%29-Nucleus-%28c%29-Chloroplast-%28d%29-Vacuole./EM7120695</w:t>
        </w:r>
      </w:hyperlink>
    </w:p>
    <w:p w14:paraId="0E1BDC83" w14:textId="77777777" w:rsidR="00BA4807" w:rsidRPr="00572B12" w:rsidRDefault="00BA4807">
      <w:pPr>
        <w:rPr>
          <w:rFonts w:ascii="Times New Roman" w:hAnsi="Times New Roman" w:cs="Times New Roman"/>
          <w:sz w:val="24"/>
          <w:szCs w:val="24"/>
        </w:rPr>
      </w:pPr>
    </w:p>
    <w:p w14:paraId="5DE740EA" w14:textId="77777777" w:rsidR="00BA4807" w:rsidRPr="00572B12" w:rsidRDefault="00D8139B">
      <w:pPr>
        <w:spacing w:after="160" w:line="240" w:lineRule="auto"/>
        <w:jc w:val="both"/>
        <w:rPr>
          <w:rFonts w:ascii="Times New Roman" w:eastAsia="Times New Roman" w:hAnsi="Times New Roman" w:cs="Times New Roman"/>
          <w:sz w:val="24"/>
          <w:szCs w:val="24"/>
        </w:rPr>
      </w:pPr>
      <w:r w:rsidRPr="00572B12">
        <w:rPr>
          <w:rFonts w:ascii="Times New Roman" w:eastAsia="Times New Roman" w:hAnsi="Times New Roman" w:cs="Times New Roman"/>
          <w:sz w:val="24"/>
          <w:szCs w:val="24"/>
          <w:highlight w:val="yellow"/>
        </w:rPr>
        <w:t>Note:-Create a similar image</w:t>
      </w:r>
      <w:r w:rsidRPr="00572B12">
        <w:rPr>
          <w:rFonts w:ascii="Times New Roman" w:eastAsia="Times New Roman" w:hAnsi="Times New Roman" w:cs="Times New Roman"/>
          <w:sz w:val="24"/>
          <w:szCs w:val="24"/>
        </w:rPr>
        <w:t xml:space="preserve"> </w:t>
      </w:r>
    </w:p>
    <w:p w14:paraId="0BB23B1C" w14:textId="77777777" w:rsidR="00BA4807" w:rsidRPr="00572B12" w:rsidRDefault="00BA4807">
      <w:pPr>
        <w:spacing w:after="160" w:line="240" w:lineRule="auto"/>
        <w:jc w:val="both"/>
        <w:rPr>
          <w:rFonts w:ascii="Times New Roman" w:eastAsia="Times New Roman" w:hAnsi="Times New Roman" w:cs="Times New Roman"/>
          <w:sz w:val="24"/>
          <w:szCs w:val="24"/>
        </w:rPr>
      </w:pPr>
    </w:p>
    <w:p w14:paraId="4F925C71" w14:textId="77777777" w:rsidR="00BA4807" w:rsidRPr="00572B12" w:rsidRDefault="00D8139B">
      <w:pPr>
        <w:spacing w:after="160" w:line="259" w:lineRule="auto"/>
        <w:rPr>
          <w:rFonts w:ascii="Times New Roman" w:hAnsi="Times New Roman" w:cs="Times New Roman"/>
          <w:b/>
          <w:color w:val="CC0000"/>
          <w:sz w:val="24"/>
          <w:szCs w:val="24"/>
        </w:rPr>
      </w:pPr>
      <w:r w:rsidRPr="00572B12">
        <w:rPr>
          <w:rFonts w:ascii="Times New Roman" w:hAnsi="Times New Roman" w:cs="Times New Roman"/>
          <w:b/>
          <w:color w:val="CC0000"/>
          <w:sz w:val="24"/>
          <w:szCs w:val="24"/>
          <w:u w:val="single"/>
        </w:rPr>
        <w:t xml:space="preserve">Quick Check: </w:t>
      </w:r>
      <w:r w:rsidRPr="00572B12">
        <w:rPr>
          <w:rFonts w:ascii="Times New Roman" w:hAnsi="Times New Roman" w:cs="Times New Roman"/>
          <w:b/>
          <w:color w:val="CC0000"/>
          <w:sz w:val="24"/>
          <w:szCs w:val="24"/>
        </w:rPr>
        <w:t xml:space="preserve">The cell membrane regulates the transport of material inside the cell. </w:t>
      </w:r>
      <w:r w:rsidR="00673145" w:rsidRPr="00572B12">
        <w:rPr>
          <w:rFonts w:ascii="Times New Roman" w:hAnsi="Times New Roman" w:cs="Times New Roman"/>
          <w:b/>
          <w:color w:val="CC0000"/>
          <w:sz w:val="24"/>
          <w:szCs w:val="24"/>
        </w:rPr>
        <w:t>Is it true or false?</w:t>
      </w:r>
    </w:p>
    <w:p w14:paraId="3CF12887" w14:textId="77777777" w:rsidR="00BA4807" w:rsidRPr="00572B12" w:rsidRDefault="00D8139B">
      <w:pPr>
        <w:spacing w:after="160" w:line="259" w:lineRule="auto"/>
        <w:rPr>
          <w:rFonts w:ascii="Times New Roman" w:hAnsi="Times New Roman" w:cs="Times New Roman"/>
          <w:sz w:val="24"/>
          <w:szCs w:val="24"/>
          <w:highlight w:val="yellow"/>
        </w:rPr>
      </w:pPr>
      <w:r w:rsidRPr="00572B12">
        <w:rPr>
          <w:rFonts w:ascii="Times New Roman" w:hAnsi="Times New Roman" w:cs="Times New Roman"/>
          <w:sz w:val="24"/>
          <w:szCs w:val="24"/>
          <w:highlight w:val="yellow"/>
        </w:rPr>
        <w:t>Answer: It is true.</w:t>
      </w:r>
    </w:p>
    <w:p w14:paraId="0AAC95D8" w14:textId="77777777" w:rsidR="00D8139B" w:rsidRPr="00572B12" w:rsidRDefault="00D8139B">
      <w:pPr>
        <w:spacing w:after="160" w:line="259" w:lineRule="auto"/>
        <w:rPr>
          <w:rFonts w:ascii="Times New Roman" w:hAnsi="Times New Roman" w:cs="Times New Roman"/>
          <w:sz w:val="24"/>
          <w:szCs w:val="24"/>
          <w:highlight w:val="yellow"/>
        </w:rPr>
      </w:pPr>
      <w:r w:rsidRPr="00572B12">
        <w:rPr>
          <w:rFonts w:ascii="Times New Roman" w:hAnsi="Times New Roman" w:cs="Times New Roman"/>
          <w:sz w:val="24"/>
          <w:szCs w:val="24"/>
          <w:highlight w:val="yellow"/>
        </w:rPr>
        <w:t>Explanation: The cell membrane act as a barrier to control the entry and exit of the cell material.</w:t>
      </w:r>
    </w:p>
    <w:p w14:paraId="19FD27EF" w14:textId="77777777" w:rsidR="00BA4807" w:rsidRPr="00572B12" w:rsidRDefault="00D8139B">
      <w:pPr>
        <w:spacing w:after="160" w:line="259" w:lineRule="auto"/>
        <w:rPr>
          <w:rFonts w:ascii="Times New Roman" w:hAnsi="Times New Roman" w:cs="Times New Roman"/>
          <w:b/>
          <w:sz w:val="24"/>
          <w:szCs w:val="24"/>
        </w:rPr>
      </w:pPr>
      <w:r w:rsidRPr="00572B12">
        <w:rPr>
          <w:rFonts w:ascii="Times New Roman" w:hAnsi="Times New Roman" w:cs="Times New Roman"/>
          <w:b/>
          <w:sz w:val="24"/>
          <w:szCs w:val="24"/>
        </w:rPr>
        <w:t>Plant Cell Metabolism</w:t>
      </w:r>
    </w:p>
    <w:p w14:paraId="1FF1B299" w14:textId="77777777" w:rsidR="00BA4807" w:rsidRPr="00572B12" w:rsidRDefault="00BA4807">
      <w:pPr>
        <w:rPr>
          <w:rFonts w:ascii="Times New Roman" w:hAnsi="Times New Roman" w:cs="Times New Roman"/>
          <w:sz w:val="24"/>
          <w:szCs w:val="24"/>
        </w:rPr>
      </w:pPr>
    </w:p>
    <w:p w14:paraId="165D68F5" w14:textId="77777777" w:rsidR="00BA4807" w:rsidRPr="00572B12" w:rsidRDefault="00D8139B">
      <w:pPr>
        <w:rPr>
          <w:rFonts w:ascii="Times New Roman" w:hAnsi="Times New Roman" w:cs="Times New Roman"/>
          <w:b/>
          <w:sz w:val="24"/>
          <w:szCs w:val="24"/>
        </w:rPr>
      </w:pPr>
      <w:r w:rsidRPr="00572B12">
        <w:rPr>
          <w:rFonts w:ascii="Times New Roman" w:hAnsi="Times New Roman" w:cs="Times New Roman"/>
          <w:b/>
          <w:sz w:val="24"/>
          <w:szCs w:val="24"/>
        </w:rPr>
        <w:t>Photosynthesis</w:t>
      </w:r>
    </w:p>
    <w:p w14:paraId="18903C86" w14:textId="77777777" w:rsidR="00BA4807" w:rsidRPr="00572B12" w:rsidRDefault="00BA4807">
      <w:pPr>
        <w:rPr>
          <w:rFonts w:ascii="Times New Roman" w:hAnsi="Times New Roman" w:cs="Times New Roman"/>
          <w:sz w:val="24"/>
          <w:szCs w:val="24"/>
        </w:rPr>
      </w:pPr>
    </w:p>
    <w:p w14:paraId="706E9906" w14:textId="77777777" w:rsidR="00BA4807" w:rsidRPr="00572B12" w:rsidRDefault="00D8139B">
      <w:pPr>
        <w:rPr>
          <w:rFonts w:ascii="Times New Roman" w:hAnsi="Times New Roman" w:cs="Times New Roman"/>
          <w:sz w:val="24"/>
          <w:szCs w:val="24"/>
        </w:rPr>
      </w:pPr>
      <w:r w:rsidRPr="00572B12">
        <w:rPr>
          <w:rFonts w:ascii="Times New Roman" w:hAnsi="Times New Roman" w:cs="Times New Roman"/>
          <w:sz w:val="24"/>
          <w:szCs w:val="24"/>
        </w:rPr>
        <w:t xml:space="preserve">Photosynthesis is a vital biochemical process in plants, algae, and some bacteria. It is the process by which plants convert sunlight, carbon dioxide, and water into a form of sugar- glucose, and oxygen. </w:t>
      </w:r>
    </w:p>
    <w:p w14:paraId="5DF16BCC" w14:textId="77777777" w:rsidR="00BA4807" w:rsidRPr="00572B12" w:rsidRDefault="00BA4807">
      <w:pPr>
        <w:rPr>
          <w:rFonts w:ascii="Times New Roman" w:hAnsi="Times New Roman" w:cs="Times New Roman"/>
          <w:sz w:val="24"/>
          <w:szCs w:val="24"/>
        </w:rPr>
      </w:pPr>
    </w:p>
    <w:p w14:paraId="11C14B40" w14:textId="77777777" w:rsidR="00BA4807" w:rsidRPr="00572B12" w:rsidRDefault="00D8139B">
      <w:pPr>
        <w:rPr>
          <w:rFonts w:ascii="Times New Roman" w:hAnsi="Times New Roman" w:cs="Times New Roman"/>
          <w:sz w:val="24"/>
          <w:szCs w:val="24"/>
        </w:rPr>
      </w:pPr>
      <w:commentRangeStart w:id="2"/>
      <w:commentRangeStart w:id="3"/>
      <w:commentRangeEnd w:id="2"/>
      <w:r w:rsidRPr="00572B12">
        <w:rPr>
          <w:rStyle w:val="CommentReference"/>
          <w:rFonts w:ascii="Times New Roman" w:hAnsi="Times New Roman" w:cs="Times New Roman"/>
          <w:sz w:val="24"/>
          <w:szCs w:val="24"/>
        </w:rPr>
        <w:lastRenderedPageBreak/>
        <w:commentReference w:id="2"/>
      </w:r>
      <w:commentRangeEnd w:id="3"/>
      <w:r w:rsidR="003D3EB3">
        <w:rPr>
          <w:rStyle w:val="CommentReference"/>
        </w:rPr>
        <w:commentReference w:id="3"/>
      </w:r>
      <w:r w:rsidR="00673145" w:rsidRPr="00572B12">
        <w:rPr>
          <w:rFonts w:ascii="Times New Roman" w:hAnsi="Times New Roman" w:cs="Times New Roman"/>
          <w:noProof/>
          <w:sz w:val="24"/>
          <w:szCs w:val="24"/>
          <w:lang w:val="en-US" w:eastAsia="en-US"/>
        </w:rPr>
        <w:drawing>
          <wp:inline distT="0" distB="0" distL="0" distR="0" wp14:anchorId="582CC6FA" wp14:editId="48DA3F42">
            <wp:extent cx="5733415" cy="826135"/>
            <wp:effectExtent l="0" t="0" r="0" b="0"/>
            <wp:docPr id="182953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3415" cy="826135"/>
                    </a:xfrm>
                    <a:prstGeom prst="rect">
                      <a:avLst/>
                    </a:prstGeom>
                    <a:noFill/>
                    <a:ln>
                      <a:noFill/>
                    </a:ln>
                  </pic:spPr>
                </pic:pic>
              </a:graphicData>
            </a:graphic>
          </wp:inline>
        </w:drawing>
      </w:r>
    </w:p>
    <w:p w14:paraId="3F709D6F" w14:textId="77777777" w:rsidR="00BA4807" w:rsidRPr="00572B12" w:rsidRDefault="00000000">
      <w:pPr>
        <w:rPr>
          <w:rFonts w:ascii="Times New Roman" w:hAnsi="Times New Roman" w:cs="Times New Roman"/>
          <w:sz w:val="24"/>
          <w:szCs w:val="24"/>
        </w:rPr>
      </w:pPr>
      <w:hyperlink r:id="rId21" w:history="1">
        <w:r w:rsidR="00673145" w:rsidRPr="00572B12">
          <w:rPr>
            <w:rStyle w:val="Hyperlink"/>
            <w:rFonts w:ascii="Times New Roman" w:hAnsi="Times New Roman" w:cs="Times New Roman"/>
            <w:sz w:val="24"/>
            <w:szCs w:val="24"/>
          </w:rPr>
          <w:t>https://upload.wikimedia.org/wikipedia/commons/thumb/f/fd/Photosynthesis_equation.svg/799px-Photosynthesis_equation.svg.png?20100526031449</w:t>
        </w:r>
      </w:hyperlink>
    </w:p>
    <w:p w14:paraId="5E54743A" w14:textId="77777777" w:rsidR="00673145" w:rsidRPr="00572B12" w:rsidRDefault="00673145">
      <w:pPr>
        <w:rPr>
          <w:rFonts w:ascii="Times New Roman" w:hAnsi="Times New Roman" w:cs="Times New Roman"/>
          <w:sz w:val="24"/>
          <w:szCs w:val="24"/>
        </w:rPr>
      </w:pPr>
    </w:p>
    <w:p w14:paraId="68FBCB28" w14:textId="77777777" w:rsidR="00BA4807" w:rsidRPr="00572B12" w:rsidRDefault="00D8139B">
      <w:pPr>
        <w:spacing w:after="160" w:line="240" w:lineRule="auto"/>
        <w:jc w:val="both"/>
        <w:rPr>
          <w:rFonts w:ascii="Times New Roman" w:eastAsia="Times New Roman" w:hAnsi="Times New Roman" w:cs="Times New Roman"/>
          <w:sz w:val="24"/>
          <w:szCs w:val="24"/>
        </w:rPr>
      </w:pPr>
      <w:r w:rsidRPr="00572B12">
        <w:rPr>
          <w:rFonts w:ascii="Times New Roman" w:eastAsia="Times New Roman" w:hAnsi="Times New Roman" w:cs="Times New Roman"/>
          <w:sz w:val="24"/>
          <w:szCs w:val="24"/>
          <w:highlight w:val="yellow"/>
        </w:rPr>
        <w:t>Note:-Create a similar image</w:t>
      </w:r>
      <w:r w:rsidRPr="00572B12">
        <w:rPr>
          <w:rFonts w:ascii="Times New Roman" w:eastAsia="Times New Roman" w:hAnsi="Times New Roman" w:cs="Times New Roman"/>
          <w:sz w:val="24"/>
          <w:szCs w:val="24"/>
        </w:rPr>
        <w:t xml:space="preserve"> </w:t>
      </w:r>
    </w:p>
    <w:p w14:paraId="1EADA190" w14:textId="77777777" w:rsidR="00BA4807" w:rsidRPr="00572B12" w:rsidRDefault="00BA4807">
      <w:pPr>
        <w:rPr>
          <w:rFonts w:ascii="Times New Roman" w:hAnsi="Times New Roman" w:cs="Times New Roman"/>
          <w:sz w:val="24"/>
          <w:szCs w:val="24"/>
        </w:rPr>
      </w:pPr>
    </w:p>
    <w:p w14:paraId="061BD799" w14:textId="77777777" w:rsidR="00BA4807" w:rsidRPr="00572B12" w:rsidRDefault="00D8139B">
      <w:pPr>
        <w:pStyle w:val="Heading3"/>
        <w:rPr>
          <w:rFonts w:ascii="Times New Roman" w:hAnsi="Times New Roman" w:cs="Times New Roman"/>
          <w:b/>
          <w:color w:val="000000"/>
          <w:sz w:val="24"/>
          <w:szCs w:val="24"/>
        </w:rPr>
      </w:pPr>
      <w:bookmarkStart w:id="4" w:name="_5gvfanrdthdm" w:colFirst="0" w:colLast="0"/>
      <w:bookmarkEnd w:id="4"/>
      <w:r w:rsidRPr="00572B12">
        <w:rPr>
          <w:rFonts w:ascii="Times New Roman" w:hAnsi="Times New Roman" w:cs="Times New Roman"/>
          <w:b/>
          <w:color w:val="000000"/>
          <w:sz w:val="24"/>
          <w:szCs w:val="24"/>
        </w:rPr>
        <w:t>Importance of Photosynthesis</w:t>
      </w:r>
    </w:p>
    <w:p w14:paraId="752ACA97" w14:textId="77777777" w:rsidR="00BA4807" w:rsidRPr="00572B12" w:rsidRDefault="00BA4807">
      <w:pPr>
        <w:rPr>
          <w:rFonts w:ascii="Times New Roman" w:hAnsi="Times New Roman" w:cs="Times New Roman"/>
          <w:sz w:val="24"/>
          <w:szCs w:val="24"/>
        </w:rPr>
      </w:pPr>
    </w:p>
    <w:p w14:paraId="05AB0409" w14:textId="77777777" w:rsidR="00BA4807" w:rsidRPr="00572B12" w:rsidRDefault="00D8139B">
      <w:pPr>
        <w:rPr>
          <w:rFonts w:ascii="Times New Roman" w:hAnsi="Times New Roman" w:cs="Times New Roman"/>
          <w:sz w:val="24"/>
          <w:szCs w:val="24"/>
        </w:rPr>
      </w:pPr>
      <w:r w:rsidRPr="00572B12">
        <w:rPr>
          <w:rFonts w:ascii="Times New Roman" w:hAnsi="Times New Roman" w:cs="Times New Roman"/>
          <w:sz w:val="24"/>
          <w:szCs w:val="24"/>
        </w:rPr>
        <w:t xml:space="preserve">The process of photosynthesis serves as a primary source of energy for most ecosystems on Earth, as it provides the base for the food chains that sustain life. </w:t>
      </w:r>
    </w:p>
    <w:p w14:paraId="0CC68671" w14:textId="77777777" w:rsidR="00BA4807" w:rsidRPr="00572B12" w:rsidRDefault="00BA4807">
      <w:pPr>
        <w:rPr>
          <w:rFonts w:ascii="Times New Roman" w:hAnsi="Times New Roman" w:cs="Times New Roman"/>
          <w:sz w:val="24"/>
          <w:szCs w:val="24"/>
        </w:rPr>
      </w:pPr>
    </w:p>
    <w:p w14:paraId="3720673B" w14:textId="77777777" w:rsidR="00BA4807" w:rsidRPr="00572B12" w:rsidRDefault="00D8139B">
      <w:pPr>
        <w:rPr>
          <w:rFonts w:ascii="Times New Roman" w:hAnsi="Times New Roman" w:cs="Times New Roman"/>
          <w:sz w:val="24"/>
          <w:szCs w:val="24"/>
        </w:rPr>
      </w:pPr>
      <w:r w:rsidRPr="00572B12">
        <w:rPr>
          <w:rFonts w:ascii="Times New Roman" w:hAnsi="Times New Roman" w:cs="Times New Roman"/>
          <w:sz w:val="24"/>
          <w:szCs w:val="24"/>
        </w:rPr>
        <w:t>Moreover, the glucose produced via photosynthesis serves as a building block for plant growth. In essence, photosynthesis is a very important fundamental process that drives plant cell metabolism.</w:t>
      </w:r>
    </w:p>
    <w:p w14:paraId="71251587" w14:textId="77777777" w:rsidR="00BA4807" w:rsidRPr="00572B12" w:rsidRDefault="00BA4807">
      <w:pPr>
        <w:rPr>
          <w:rFonts w:ascii="Times New Roman" w:hAnsi="Times New Roman" w:cs="Times New Roman"/>
          <w:sz w:val="24"/>
          <w:szCs w:val="24"/>
        </w:rPr>
      </w:pPr>
    </w:p>
    <w:p w14:paraId="36B7C6BE" w14:textId="77777777" w:rsidR="00673145" w:rsidRPr="00572B12" w:rsidRDefault="00A72C78" w:rsidP="00673145">
      <w:pPr>
        <w:rPr>
          <w:rFonts w:ascii="Times New Roman" w:hAnsi="Times New Roman" w:cs="Times New Roman"/>
          <w:b/>
          <w:color w:val="CC0000"/>
          <w:sz w:val="24"/>
          <w:szCs w:val="24"/>
          <w:u w:val="single"/>
        </w:rPr>
      </w:pPr>
      <w:r>
        <w:rPr>
          <w:rFonts w:ascii="Times New Roman" w:hAnsi="Times New Roman" w:cs="Times New Roman"/>
          <w:b/>
          <w:color w:val="CC0000"/>
          <w:sz w:val="24"/>
          <w:szCs w:val="24"/>
          <w:u w:val="single"/>
        </w:rPr>
        <w:t>Quick Check:</w:t>
      </w:r>
      <w:r w:rsidR="00673145" w:rsidRPr="00572B12">
        <w:rPr>
          <w:rFonts w:ascii="Times New Roman" w:hAnsi="Times New Roman" w:cs="Times New Roman"/>
          <w:b/>
          <w:color w:val="CC0000"/>
          <w:sz w:val="24"/>
          <w:szCs w:val="24"/>
          <w:u w:val="single"/>
        </w:rPr>
        <w:t xml:space="preserve"> Photosynthesis is a fundamental process which drives the plant metabolism. Is it true or false?</w:t>
      </w:r>
    </w:p>
    <w:p w14:paraId="435033AD" w14:textId="77777777" w:rsidR="00A74508" w:rsidRPr="00572B12" w:rsidRDefault="00A74508" w:rsidP="00673145">
      <w:pPr>
        <w:rPr>
          <w:rFonts w:ascii="Times New Roman" w:hAnsi="Times New Roman" w:cs="Times New Roman"/>
          <w:b/>
          <w:bCs/>
          <w:color w:val="C00000"/>
          <w:sz w:val="24"/>
          <w:szCs w:val="24"/>
          <w:shd w:val="clear" w:color="auto" w:fill="F7F7F8"/>
        </w:rPr>
      </w:pPr>
    </w:p>
    <w:p w14:paraId="76DB46B7" w14:textId="77777777" w:rsidR="00BA4807" w:rsidRPr="00572B12" w:rsidRDefault="00673145">
      <w:pPr>
        <w:rPr>
          <w:rFonts w:ascii="Times New Roman" w:hAnsi="Times New Roman" w:cs="Times New Roman"/>
          <w:bCs/>
          <w:color w:val="C00000"/>
          <w:sz w:val="24"/>
          <w:szCs w:val="24"/>
          <w:highlight w:val="yellow"/>
        </w:rPr>
      </w:pPr>
      <w:r w:rsidRPr="00572B12">
        <w:rPr>
          <w:rFonts w:ascii="Times New Roman" w:hAnsi="Times New Roman" w:cs="Times New Roman"/>
          <w:bCs/>
          <w:color w:val="C00000"/>
          <w:sz w:val="24"/>
          <w:szCs w:val="24"/>
          <w:highlight w:val="yellow"/>
        </w:rPr>
        <w:t>Answer- It is true.</w:t>
      </w:r>
    </w:p>
    <w:p w14:paraId="5534D6A3" w14:textId="77777777" w:rsidR="00673145" w:rsidRPr="00572B12" w:rsidRDefault="00673145">
      <w:pPr>
        <w:rPr>
          <w:rFonts w:ascii="Times New Roman" w:hAnsi="Times New Roman" w:cs="Times New Roman"/>
          <w:bCs/>
          <w:color w:val="C00000"/>
          <w:sz w:val="24"/>
          <w:szCs w:val="24"/>
        </w:rPr>
      </w:pPr>
      <w:r w:rsidRPr="00572B12">
        <w:rPr>
          <w:rFonts w:ascii="Times New Roman" w:hAnsi="Times New Roman" w:cs="Times New Roman"/>
          <w:bCs/>
          <w:color w:val="C00000"/>
          <w:sz w:val="24"/>
          <w:szCs w:val="24"/>
          <w:highlight w:val="yellow"/>
        </w:rPr>
        <w:t>Explanation-</w:t>
      </w:r>
      <w:r w:rsidRPr="00572B12">
        <w:rPr>
          <w:rFonts w:ascii="Times New Roman" w:hAnsi="Times New Roman" w:cs="Times New Roman"/>
          <w:bCs/>
          <w:color w:val="C00000"/>
          <w:sz w:val="24"/>
          <w:szCs w:val="24"/>
        </w:rPr>
        <w:t xml:space="preserve"> </w:t>
      </w:r>
      <w:r w:rsidR="00A74508" w:rsidRPr="00572B12">
        <w:rPr>
          <w:rFonts w:ascii="Times New Roman" w:hAnsi="Times New Roman" w:cs="Times New Roman"/>
          <w:bCs/>
          <w:color w:val="C00000"/>
          <w:sz w:val="24"/>
          <w:szCs w:val="24"/>
          <w:highlight w:val="yellow"/>
        </w:rPr>
        <w:t>Photosynthesis powers plant metabolism, aids in energy production which help in plant’s growth and development.</w:t>
      </w:r>
    </w:p>
    <w:p w14:paraId="671B044D" w14:textId="77777777" w:rsidR="00673145" w:rsidRPr="00572B12" w:rsidRDefault="00673145">
      <w:pPr>
        <w:rPr>
          <w:rFonts w:ascii="Times New Roman" w:hAnsi="Times New Roman" w:cs="Times New Roman"/>
          <w:b/>
          <w:color w:val="000000" w:themeColor="text1"/>
          <w:sz w:val="24"/>
          <w:szCs w:val="24"/>
          <w:u w:val="single"/>
        </w:rPr>
      </w:pPr>
    </w:p>
    <w:p w14:paraId="1280FD0E" w14:textId="77777777" w:rsidR="00673145" w:rsidRPr="00572B12" w:rsidRDefault="00673145">
      <w:pPr>
        <w:rPr>
          <w:rFonts w:ascii="Times New Roman" w:hAnsi="Times New Roman" w:cs="Times New Roman"/>
          <w:sz w:val="24"/>
          <w:szCs w:val="24"/>
        </w:rPr>
      </w:pPr>
    </w:p>
    <w:p w14:paraId="7978B7F5" w14:textId="77777777" w:rsidR="00BA4807" w:rsidRPr="00572B12" w:rsidRDefault="00D8139B">
      <w:pPr>
        <w:rPr>
          <w:rFonts w:ascii="Times New Roman" w:hAnsi="Times New Roman" w:cs="Times New Roman"/>
          <w:b/>
          <w:sz w:val="24"/>
          <w:szCs w:val="24"/>
        </w:rPr>
      </w:pPr>
      <w:r w:rsidRPr="00572B12">
        <w:rPr>
          <w:rFonts w:ascii="Times New Roman" w:hAnsi="Times New Roman" w:cs="Times New Roman"/>
          <w:b/>
          <w:sz w:val="24"/>
          <w:szCs w:val="24"/>
        </w:rPr>
        <w:t xml:space="preserve">Leaf </w:t>
      </w:r>
      <w:r w:rsidR="00A72C78">
        <w:rPr>
          <w:rFonts w:ascii="Times New Roman" w:hAnsi="Times New Roman" w:cs="Times New Roman"/>
          <w:b/>
          <w:sz w:val="24"/>
          <w:szCs w:val="24"/>
        </w:rPr>
        <w:t xml:space="preserve"> </w:t>
      </w:r>
      <w:r w:rsidR="00673145" w:rsidRPr="00572B12">
        <w:rPr>
          <w:rFonts w:ascii="Times New Roman" w:hAnsi="Times New Roman" w:cs="Times New Roman"/>
          <w:b/>
          <w:sz w:val="24"/>
          <w:szCs w:val="24"/>
        </w:rPr>
        <w:t>S</w:t>
      </w:r>
      <w:r w:rsidRPr="00572B12">
        <w:rPr>
          <w:rFonts w:ascii="Times New Roman" w:hAnsi="Times New Roman" w:cs="Times New Roman"/>
          <w:b/>
          <w:sz w:val="24"/>
          <w:szCs w:val="24"/>
        </w:rPr>
        <w:t xml:space="preserve">tructure and </w:t>
      </w:r>
      <w:r w:rsidR="00673145" w:rsidRPr="00572B12">
        <w:rPr>
          <w:rFonts w:ascii="Times New Roman" w:hAnsi="Times New Roman" w:cs="Times New Roman"/>
          <w:b/>
          <w:sz w:val="24"/>
          <w:szCs w:val="24"/>
        </w:rPr>
        <w:t>A</w:t>
      </w:r>
      <w:r w:rsidRPr="00572B12">
        <w:rPr>
          <w:rFonts w:ascii="Times New Roman" w:hAnsi="Times New Roman" w:cs="Times New Roman"/>
          <w:b/>
          <w:sz w:val="24"/>
          <w:szCs w:val="24"/>
        </w:rPr>
        <w:t xml:space="preserve">rrangement </w:t>
      </w:r>
    </w:p>
    <w:p w14:paraId="273622D9" w14:textId="77777777" w:rsidR="00BA4807" w:rsidRPr="00572B12" w:rsidRDefault="00D8139B">
      <w:pPr>
        <w:rPr>
          <w:rFonts w:ascii="Times New Roman" w:hAnsi="Times New Roman" w:cs="Times New Roman"/>
          <w:sz w:val="24"/>
          <w:szCs w:val="24"/>
        </w:rPr>
      </w:pPr>
      <w:r w:rsidRPr="00572B12">
        <w:rPr>
          <w:rFonts w:ascii="Times New Roman" w:hAnsi="Times New Roman" w:cs="Times New Roman"/>
          <w:sz w:val="24"/>
          <w:szCs w:val="24"/>
        </w:rPr>
        <w:t xml:space="preserve">The leaf consists of specialized cells called mesophyll cells, which contain chloroplasts responsible for photosynthesis. </w:t>
      </w:r>
    </w:p>
    <w:p w14:paraId="62E3A796" w14:textId="77777777" w:rsidR="00BA4807" w:rsidRPr="00572B12" w:rsidRDefault="00D8139B">
      <w:pPr>
        <w:rPr>
          <w:rFonts w:ascii="Times New Roman" w:hAnsi="Times New Roman" w:cs="Times New Roman"/>
          <w:sz w:val="24"/>
          <w:szCs w:val="24"/>
        </w:rPr>
      </w:pPr>
      <w:r w:rsidRPr="00572B12">
        <w:rPr>
          <w:rFonts w:ascii="Times New Roman" w:hAnsi="Times New Roman" w:cs="Times New Roman"/>
          <w:sz w:val="24"/>
          <w:szCs w:val="24"/>
        </w:rPr>
        <w:t xml:space="preserve">There are tiny openings on the lower surface of the leaf called - Stomata, that regulate the exchange of gases, allowing carbon dioxide to enter and oxygen to exit the leaf. </w:t>
      </w:r>
    </w:p>
    <w:p w14:paraId="52A10DA4" w14:textId="77777777" w:rsidR="00BA4807" w:rsidRPr="00572B12" w:rsidRDefault="00BA4807">
      <w:pPr>
        <w:rPr>
          <w:rFonts w:ascii="Times New Roman" w:hAnsi="Times New Roman" w:cs="Times New Roman"/>
          <w:sz w:val="24"/>
          <w:szCs w:val="24"/>
        </w:rPr>
      </w:pPr>
    </w:p>
    <w:p w14:paraId="079538DA" w14:textId="77777777" w:rsidR="00BA4807" w:rsidRPr="00572B12" w:rsidRDefault="00D8139B">
      <w:pPr>
        <w:rPr>
          <w:rFonts w:ascii="Times New Roman" w:hAnsi="Times New Roman" w:cs="Times New Roman"/>
          <w:sz w:val="24"/>
          <w:szCs w:val="24"/>
        </w:rPr>
      </w:pPr>
      <w:r w:rsidRPr="00572B12">
        <w:rPr>
          <w:rFonts w:ascii="Times New Roman" w:hAnsi="Times New Roman" w:cs="Times New Roman"/>
          <w:noProof/>
          <w:sz w:val="24"/>
          <w:szCs w:val="24"/>
          <w:lang w:val="en-US" w:eastAsia="en-US"/>
        </w:rPr>
        <w:lastRenderedPageBreak/>
        <w:drawing>
          <wp:inline distT="114300" distB="114300" distL="114300" distR="114300" wp14:anchorId="77B9AA07" wp14:editId="28BCD3B1">
            <wp:extent cx="4833938" cy="381952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cstate="print"/>
                    <a:srcRect b="11320"/>
                    <a:stretch>
                      <a:fillRect/>
                    </a:stretch>
                  </pic:blipFill>
                  <pic:spPr>
                    <a:xfrm>
                      <a:off x="0" y="0"/>
                      <a:ext cx="4833938" cy="3819525"/>
                    </a:xfrm>
                    <a:prstGeom prst="rect">
                      <a:avLst/>
                    </a:prstGeom>
                    <a:ln/>
                  </pic:spPr>
                </pic:pic>
              </a:graphicData>
            </a:graphic>
          </wp:inline>
        </w:drawing>
      </w:r>
    </w:p>
    <w:p w14:paraId="02B2C8BC" w14:textId="77777777" w:rsidR="00BA4807" w:rsidRPr="00572B12" w:rsidRDefault="00000000">
      <w:pPr>
        <w:rPr>
          <w:rFonts w:ascii="Times New Roman" w:hAnsi="Times New Roman" w:cs="Times New Roman"/>
          <w:sz w:val="24"/>
          <w:szCs w:val="24"/>
        </w:rPr>
      </w:pPr>
      <w:hyperlink r:id="rId23">
        <w:r w:rsidR="00D8139B" w:rsidRPr="00572B12">
          <w:rPr>
            <w:rFonts w:ascii="Times New Roman" w:hAnsi="Times New Roman" w:cs="Times New Roman"/>
            <w:color w:val="1155CC"/>
            <w:sz w:val="24"/>
            <w:szCs w:val="24"/>
            <w:u w:val="single"/>
          </w:rPr>
          <w:t>https://www.vectorstock.com/royalty-free-vector/diagram-showing-schematic-stomata-on-leaf-vector-29225876</w:t>
        </w:r>
      </w:hyperlink>
      <w:r w:rsidR="00D8139B" w:rsidRPr="00572B12">
        <w:rPr>
          <w:rFonts w:ascii="Times New Roman" w:hAnsi="Times New Roman" w:cs="Times New Roman"/>
          <w:sz w:val="24"/>
          <w:szCs w:val="24"/>
        </w:rPr>
        <w:t xml:space="preserve"> </w:t>
      </w:r>
    </w:p>
    <w:p w14:paraId="1FCB76FE" w14:textId="77777777" w:rsidR="00BA4807" w:rsidRPr="00572B12" w:rsidRDefault="00D8139B">
      <w:pPr>
        <w:spacing w:after="160" w:line="240" w:lineRule="auto"/>
        <w:jc w:val="both"/>
        <w:rPr>
          <w:rFonts w:ascii="Times New Roman" w:eastAsia="Times New Roman" w:hAnsi="Times New Roman" w:cs="Times New Roman"/>
          <w:sz w:val="24"/>
          <w:szCs w:val="24"/>
        </w:rPr>
      </w:pPr>
      <w:r w:rsidRPr="00572B12">
        <w:rPr>
          <w:rFonts w:ascii="Times New Roman" w:eastAsia="Times New Roman" w:hAnsi="Times New Roman" w:cs="Times New Roman"/>
          <w:sz w:val="24"/>
          <w:szCs w:val="24"/>
          <w:highlight w:val="yellow"/>
        </w:rPr>
        <w:t>Note:-Create a similar image</w:t>
      </w:r>
      <w:r w:rsidRPr="00572B12">
        <w:rPr>
          <w:rFonts w:ascii="Times New Roman" w:eastAsia="Times New Roman" w:hAnsi="Times New Roman" w:cs="Times New Roman"/>
          <w:sz w:val="24"/>
          <w:szCs w:val="24"/>
        </w:rPr>
        <w:t xml:space="preserve"> </w:t>
      </w:r>
    </w:p>
    <w:p w14:paraId="5BA0A592" w14:textId="77777777" w:rsidR="00BA4807" w:rsidRPr="00572B12" w:rsidRDefault="00BA4807">
      <w:pPr>
        <w:spacing w:line="259" w:lineRule="auto"/>
        <w:rPr>
          <w:rFonts w:ascii="Times New Roman" w:hAnsi="Times New Roman" w:cs="Times New Roman"/>
          <w:b/>
          <w:sz w:val="24"/>
          <w:szCs w:val="24"/>
        </w:rPr>
      </w:pPr>
    </w:p>
    <w:p w14:paraId="3CFCC4D4" w14:textId="77777777" w:rsidR="00BA4807" w:rsidRPr="00572B12" w:rsidRDefault="00D8139B">
      <w:pPr>
        <w:pStyle w:val="Heading3"/>
        <w:spacing w:before="240" w:after="240"/>
        <w:rPr>
          <w:rFonts w:ascii="Times New Roman" w:hAnsi="Times New Roman" w:cs="Times New Roman"/>
          <w:b/>
          <w:color w:val="000000"/>
          <w:sz w:val="24"/>
          <w:szCs w:val="24"/>
        </w:rPr>
      </w:pPr>
      <w:bookmarkStart w:id="5" w:name="_ph25nn7phqha" w:colFirst="0" w:colLast="0"/>
      <w:bookmarkEnd w:id="5"/>
      <w:r w:rsidRPr="00572B12">
        <w:rPr>
          <w:rFonts w:ascii="Times New Roman" w:hAnsi="Times New Roman" w:cs="Times New Roman"/>
          <w:b/>
          <w:color w:val="000000"/>
          <w:sz w:val="24"/>
          <w:szCs w:val="24"/>
        </w:rPr>
        <w:t xml:space="preserve">Electron </w:t>
      </w:r>
      <w:r w:rsidR="00A74508" w:rsidRPr="00572B12">
        <w:rPr>
          <w:rFonts w:ascii="Times New Roman" w:hAnsi="Times New Roman" w:cs="Times New Roman"/>
          <w:b/>
          <w:color w:val="000000"/>
          <w:sz w:val="24"/>
          <w:szCs w:val="24"/>
        </w:rPr>
        <w:t>T</w:t>
      </w:r>
      <w:r w:rsidRPr="00572B12">
        <w:rPr>
          <w:rFonts w:ascii="Times New Roman" w:hAnsi="Times New Roman" w:cs="Times New Roman"/>
          <w:b/>
          <w:color w:val="000000"/>
          <w:sz w:val="24"/>
          <w:szCs w:val="24"/>
        </w:rPr>
        <w:t xml:space="preserve">ransport </w:t>
      </w:r>
      <w:r w:rsidR="00A74508" w:rsidRPr="00572B12">
        <w:rPr>
          <w:rFonts w:ascii="Times New Roman" w:hAnsi="Times New Roman" w:cs="Times New Roman"/>
          <w:b/>
          <w:color w:val="000000"/>
          <w:sz w:val="24"/>
          <w:szCs w:val="24"/>
        </w:rPr>
        <w:t>C</w:t>
      </w:r>
      <w:r w:rsidRPr="00572B12">
        <w:rPr>
          <w:rFonts w:ascii="Times New Roman" w:hAnsi="Times New Roman" w:cs="Times New Roman"/>
          <w:b/>
          <w:color w:val="000000"/>
          <w:sz w:val="24"/>
          <w:szCs w:val="24"/>
        </w:rPr>
        <w:t xml:space="preserve">hain and ATP </w:t>
      </w:r>
      <w:r w:rsidR="00A74508" w:rsidRPr="00572B12">
        <w:rPr>
          <w:rFonts w:ascii="Times New Roman" w:hAnsi="Times New Roman" w:cs="Times New Roman"/>
          <w:b/>
          <w:color w:val="000000"/>
          <w:sz w:val="24"/>
          <w:szCs w:val="24"/>
        </w:rPr>
        <w:t>S</w:t>
      </w:r>
      <w:r w:rsidRPr="00572B12">
        <w:rPr>
          <w:rFonts w:ascii="Times New Roman" w:hAnsi="Times New Roman" w:cs="Times New Roman"/>
          <w:b/>
          <w:color w:val="000000"/>
          <w:sz w:val="24"/>
          <w:szCs w:val="24"/>
        </w:rPr>
        <w:t>ynthesis</w:t>
      </w:r>
    </w:p>
    <w:p w14:paraId="4817DD58" w14:textId="77777777" w:rsidR="00BA4807" w:rsidRPr="00572B12" w:rsidRDefault="00BA4807">
      <w:pPr>
        <w:spacing w:line="259" w:lineRule="auto"/>
        <w:rPr>
          <w:rFonts w:ascii="Times New Roman" w:hAnsi="Times New Roman" w:cs="Times New Roman"/>
          <w:b/>
          <w:sz w:val="24"/>
          <w:szCs w:val="24"/>
        </w:rPr>
      </w:pPr>
    </w:p>
    <w:p w14:paraId="56935B20"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Photosystems are protein complexes found in chloroplasts that catch the light. They help plants in capturing the light energy required for photosynthesis. </w:t>
      </w:r>
    </w:p>
    <w:p w14:paraId="6E1BB283"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Photosystem II works first and absorbs sunlight, and at the same time, it splits water to release oxygen in the air. The energized electrons are transferred through a chain of proteins, where they make energy in the form of ATP. </w:t>
      </w:r>
    </w:p>
    <w:p w14:paraId="379C4E44" w14:textId="77777777" w:rsidR="00BA4807" w:rsidRPr="00572B12" w:rsidRDefault="00BA4807">
      <w:pPr>
        <w:spacing w:line="259" w:lineRule="auto"/>
        <w:rPr>
          <w:rFonts w:ascii="Times New Roman" w:hAnsi="Times New Roman" w:cs="Times New Roman"/>
          <w:sz w:val="24"/>
          <w:szCs w:val="24"/>
        </w:rPr>
      </w:pPr>
    </w:p>
    <w:p w14:paraId="02735827"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Now, Photosystem I absorbs more light and helps in re-energizing the electrons to make NADPH, which is another energy molecule. Both these photosystems work together to carry out the reactions of photosynthesis.</w:t>
      </w:r>
    </w:p>
    <w:p w14:paraId="1E0994A8" w14:textId="77777777" w:rsidR="00BA4807" w:rsidRPr="00572B12" w:rsidRDefault="00BA4807">
      <w:pPr>
        <w:spacing w:line="259" w:lineRule="auto"/>
        <w:rPr>
          <w:rFonts w:ascii="Times New Roman" w:hAnsi="Times New Roman" w:cs="Times New Roman"/>
          <w:sz w:val="24"/>
          <w:szCs w:val="24"/>
        </w:rPr>
      </w:pPr>
    </w:p>
    <w:p w14:paraId="7098A542"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Here is a simplified flowchart explaining the electron transport chain and ATP synthesis in photosynthesis-</w:t>
      </w:r>
    </w:p>
    <w:p w14:paraId="2B08B69C" w14:textId="77777777" w:rsidR="00BA4807" w:rsidRPr="00572B12" w:rsidRDefault="00BA4807">
      <w:pPr>
        <w:spacing w:line="259" w:lineRule="auto"/>
        <w:rPr>
          <w:rFonts w:ascii="Times New Roman" w:hAnsi="Times New Roman" w:cs="Times New Roman"/>
          <w:sz w:val="24"/>
          <w:szCs w:val="24"/>
        </w:rPr>
      </w:pPr>
    </w:p>
    <w:p w14:paraId="08524C3A" w14:textId="77777777" w:rsidR="00BA4807" w:rsidRPr="00572B12" w:rsidRDefault="00D8139B">
      <w:pPr>
        <w:spacing w:line="259" w:lineRule="auto"/>
        <w:rPr>
          <w:rFonts w:ascii="Times New Roman" w:hAnsi="Times New Roman" w:cs="Times New Roman"/>
          <w:sz w:val="24"/>
          <w:szCs w:val="24"/>
        </w:rPr>
      </w:pPr>
      <w:r w:rsidRPr="00572B12">
        <w:rPr>
          <w:rFonts w:ascii="Times New Roman" w:eastAsia="Arial Unicode MS" w:hAnsi="Times New Roman" w:cs="Times New Roman"/>
          <w:sz w:val="24"/>
          <w:szCs w:val="24"/>
        </w:rPr>
        <w:t>[Photosystem II] → Excited Electrons → [Electron Transport Chain] → Proton Pumping → [ATP Synthase] → ATP Production → [Photosystem I]</w:t>
      </w:r>
    </w:p>
    <w:p w14:paraId="58430078" w14:textId="77777777" w:rsidR="00BA4807" w:rsidRPr="00572B12" w:rsidRDefault="00BA4807">
      <w:pPr>
        <w:spacing w:line="259" w:lineRule="auto"/>
        <w:rPr>
          <w:rFonts w:ascii="Times New Roman" w:hAnsi="Times New Roman" w:cs="Times New Roman"/>
          <w:b/>
          <w:sz w:val="24"/>
          <w:szCs w:val="24"/>
        </w:rPr>
      </w:pPr>
    </w:p>
    <w:p w14:paraId="1D75ECAA" w14:textId="77777777" w:rsidR="00BA4807" w:rsidRPr="00572B12" w:rsidRDefault="00D8139B">
      <w:pPr>
        <w:spacing w:after="160" w:line="259" w:lineRule="auto"/>
        <w:rPr>
          <w:rFonts w:ascii="Times New Roman" w:hAnsi="Times New Roman" w:cs="Times New Roman"/>
          <w:b/>
          <w:color w:val="CC0000"/>
          <w:sz w:val="24"/>
          <w:szCs w:val="24"/>
        </w:rPr>
      </w:pPr>
      <w:r w:rsidRPr="00572B12">
        <w:rPr>
          <w:rFonts w:ascii="Times New Roman" w:eastAsia="Times New Roman" w:hAnsi="Times New Roman" w:cs="Times New Roman"/>
          <w:b/>
          <w:color w:val="CC0000"/>
          <w:sz w:val="24"/>
          <w:szCs w:val="24"/>
          <w:u w:val="single"/>
        </w:rPr>
        <w:t>Quick Check</w:t>
      </w:r>
      <w:r w:rsidR="009C7080" w:rsidRPr="00572B12">
        <w:rPr>
          <w:rFonts w:ascii="Times New Roman" w:hAnsi="Times New Roman" w:cs="Times New Roman"/>
          <w:b/>
          <w:color w:val="CC0000"/>
          <w:sz w:val="24"/>
          <w:szCs w:val="24"/>
        </w:rPr>
        <w:t>:</w:t>
      </w:r>
      <w:r w:rsidRPr="00572B12">
        <w:rPr>
          <w:rFonts w:ascii="Times New Roman" w:hAnsi="Times New Roman" w:cs="Times New Roman"/>
          <w:b/>
          <w:color w:val="CC0000"/>
          <w:sz w:val="24"/>
          <w:szCs w:val="24"/>
        </w:rPr>
        <w:t xml:space="preserve"> </w:t>
      </w:r>
      <w:r w:rsidR="00A74508" w:rsidRPr="00572B12">
        <w:rPr>
          <w:rFonts w:ascii="Times New Roman" w:hAnsi="Times New Roman" w:cs="Times New Roman"/>
          <w:b/>
          <w:color w:val="CC0000"/>
          <w:sz w:val="24"/>
          <w:szCs w:val="24"/>
        </w:rPr>
        <w:t>Which photosystem is responsible for splitting water and releasing oxygen?</w:t>
      </w:r>
    </w:p>
    <w:p w14:paraId="5004ECE8" w14:textId="77777777" w:rsidR="00A74508" w:rsidRPr="00572B12" w:rsidRDefault="00A74508" w:rsidP="00A74508">
      <w:pPr>
        <w:spacing w:after="160" w:line="259" w:lineRule="auto"/>
        <w:rPr>
          <w:rFonts w:ascii="Times New Roman" w:hAnsi="Times New Roman" w:cs="Times New Roman"/>
          <w:b/>
          <w:color w:val="CC0000"/>
          <w:sz w:val="24"/>
          <w:szCs w:val="24"/>
        </w:rPr>
      </w:pPr>
      <w:r w:rsidRPr="00572B12">
        <w:rPr>
          <w:rFonts w:ascii="Times New Roman" w:hAnsi="Times New Roman" w:cs="Times New Roman"/>
          <w:b/>
          <w:color w:val="CC0000"/>
          <w:sz w:val="24"/>
          <w:szCs w:val="24"/>
        </w:rPr>
        <w:lastRenderedPageBreak/>
        <w:t>a) Photosystem I</w:t>
      </w:r>
    </w:p>
    <w:p w14:paraId="68014E21" w14:textId="77777777" w:rsidR="00A74508" w:rsidRPr="00572B12" w:rsidRDefault="00A74508" w:rsidP="00A74508">
      <w:pPr>
        <w:spacing w:after="160" w:line="259" w:lineRule="auto"/>
        <w:rPr>
          <w:rFonts w:ascii="Times New Roman" w:hAnsi="Times New Roman" w:cs="Times New Roman"/>
          <w:b/>
          <w:color w:val="CC0000"/>
          <w:sz w:val="24"/>
          <w:szCs w:val="24"/>
        </w:rPr>
      </w:pPr>
      <w:r w:rsidRPr="00572B12">
        <w:rPr>
          <w:rFonts w:ascii="Times New Roman" w:hAnsi="Times New Roman" w:cs="Times New Roman"/>
          <w:b/>
          <w:color w:val="CC0000"/>
          <w:sz w:val="24"/>
          <w:szCs w:val="24"/>
        </w:rPr>
        <w:t>b) Photosystem II</w:t>
      </w:r>
    </w:p>
    <w:p w14:paraId="151F3DA1" w14:textId="77777777" w:rsidR="00A74508" w:rsidRPr="00572B12" w:rsidRDefault="00A74508" w:rsidP="00A74508">
      <w:pPr>
        <w:spacing w:after="160" w:line="259" w:lineRule="auto"/>
        <w:rPr>
          <w:rFonts w:ascii="Times New Roman" w:hAnsi="Times New Roman" w:cs="Times New Roman"/>
          <w:b/>
          <w:color w:val="CC0000"/>
          <w:sz w:val="24"/>
          <w:szCs w:val="24"/>
        </w:rPr>
      </w:pPr>
      <w:r w:rsidRPr="00572B12">
        <w:rPr>
          <w:rFonts w:ascii="Times New Roman" w:hAnsi="Times New Roman" w:cs="Times New Roman"/>
          <w:b/>
          <w:color w:val="CC0000"/>
          <w:sz w:val="24"/>
          <w:szCs w:val="24"/>
        </w:rPr>
        <w:t>c) Both Photosystem I and II</w:t>
      </w:r>
    </w:p>
    <w:p w14:paraId="6A8C03B5" w14:textId="77777777" w:rsidR="00A74508" w:rsidRPr="00572B12" w:rsidRDefault="00A74508" w:rsidP="00A74508">
      <w:pPr>
        <w:spacing w:after="160" w:line="259" w:lineRule="auto"/>
        <w:rPr>
          <w:rFonts w:ascii="Times New Roman" w:hAnsi="Times New Roman" w:cs="Times New Roman"/>
          <w:b/>
          <w:color w:val="CC0000"/>
          <w:sz w:val="24"/>
          <w:szCs w:val="24"/>
        </w:rPr>
      </w:pPr>
      <w:r w:rsidRPr="00572B12">
        <w:rPr>
          <w:rFonts w:ascii="Times New Roman" w:hAnsi="Times New Roman" w:cs="Times New Roman"/>
          <w:b/>
          <w:color w:val="CC0000"/>
          <w:sz w:val="24"/>
          <w:szCs w:val="24"/>
        </w:rPr>
        <w:t>d) None of the above</w:t>
      </w:r>
    </w:p>
    <w:p w14:paraId="187715C4" w14:textId="77777777" w:rsidR="00BA4807" w:rsidRPr="00572B12" w:rsidRDefault="00445C5A">
      <w:pPr>
        <w:spacing w:line="259" w:lineRule="auto"/>
        <w:rPr>
          <w:rFonts w:ascii="Times New Roman" w:hAnsi="Times New Roman" w:cs="Times New Roman"/>
          <w:b/>
          <w:color w:val="C00000"/>
          <w:sz w:val="24"/>
          <w:szCs w:val="24"/>
          <w:highlight w:val="yellow"/>
        </w:rPr>
      </w:pPr>
      <w:r w:rsidRPr="00572B12">
        <w:rPr>
          <w:rFonts w:ascii="Times New Roman" w:hAnsi="Times New Roman" w:cs="Times New Roman"/>
          <w:b/>
          <w:sz w:val="24"/>
          <w:szCs w:val="24"/>
          <w:highlight w:val="yellow"/>
        </w:rPr>
        <w:t>Answer</w:t>
      </w:r>
      <w:r w:rsidR="00A72C78">
        <w:rPr>
          <w:rFonts w:ascii="Times New Roman" w:hAnsi="Times New Roman" w:cs="Times New Roman"/>
          <w:b/>
          <w:sz w:val="24"/>
          <w:szCs w:val="24"/>
          <w:highlight w:val="yellow"/>
        </w:rPr>
        <w:t>:</w:t>
      </w:r>
      <w:r w:rsidR="00A74508" w:rsidRPr="00572B12">
        <w:rPr>
          <w:rFonts w:ascii="Times New Roman" w:hAnsi="Times New Roman" w:cs="Times New Roman"/>
          <w:b/>
          <w:sz w:val="24"/>
          <w:szCs w:val="24"/>
          <w:highlight w:val="yellow"/>
        </w:rPr>
        <w:t xml:space="preserve"> </w:t>
      </w:r>
      <w:r w:rsidR="00A74508" w:rsidRPr="00572B12">
        <w:rPr>
          <w:rFonts w:ascii="Times New Roman" w:hAnsi="Times New Roman" w:cs="Times New Roman"/>
          <w:b/>
          <w:color w:val="C00000"/>
          <w:sz w:val="24"/>
          <w:szCs w:val="24"/>
          <w:highlight w:val="yellow"/>
        </w:rPr>
        <w:t>Photosystem II is the correct answer.</w:t>
      </w:r>
    </w:p>
    <w:p w14:paraId="2B8ABFF8" w14:textId="77777777" w:rsidR="00A74508" w:rsidRPr="00572B12" w:rsidRDefault="00A74508">
      <w:pPr>
        <w:spacing w:line="259" w:lineRule="auto"/>
        <w:rPr>
          <w:rFonts w:ascii="Times New Roman" w:hAnsi="Times New Roman" w:cs="Times New Roman"/>
          <w:b/>
          <w:sz w:val="24"/>
          <w:szCs w:val="24"/>
          <w:highlight w:val="yellow"/>
        </w:rPr>
      </w:pPr>
    </w:p>
    <w:p w14:paraId="04F356AD" w14:textId="77777777" w:rsidR="00445C5A" w:rsidRPr="00572B12" w:rsidRDefault="00445C5A">
      <w:pPr>
        <w:spacing w:line="259" w:lineRule="auto"/>
        <w:rPr>
          <w:rFonts w:ascii="Times New Roman" w:hAnsi="Times New Roman" w:cs="Times New Roman"/>
          <w:b/>
          <w:color w:val="C00000"/>
          <w:sz w:val="24"/>
          <w:szCs w:val="24"/>
        </w:rPr>
      </w:pPr>
      <w:r w:rsidRPr="00572B12">
        <w:rPr>
          <w:rFonts w:ascii="Times New Roman" w:hAnsi="Times New Roman" w:cs="Times New Roman"/>
          <w:b/>
          <w:sz w:val="24"/>
          <w:szCs w:val="24"/>
          <w:highlight w:val="yellow"/>
        </w:rPr>
        <w:t>Explanation</w:t>
      </w:r>
      <w:r w:rsidR="00A72C78">
        <w:rPr>
          <w:rFonts w:ascii="Times New Roman" w:hAnsi="Times New Roman" w:cs="Times New Roman"/>
          <w:b/>
          <w:sz w:val="24"/>
          <w:szCs w:val="24"/>
        </w:rPr>
        <w:t>:</w:t>
      </w:r>
      <w:r w:rsidR="00A74508" w:rsidRPr="00572B12">
        <w:rPr>
          <w:rFonts w:ascii="Times New Roman" w:hAnsi="Times New Roman" w:cs="Times New Roman"/>
          <w:b/>
          <w:sz w:val="24"/>
          <w:szCs w:val="24"/>
        </w:rPr>
        <w:t xml:space="preserve"> </w:t>
      </w:r>
      <w:r w:rsidR="00A74508" w:rsidRPr="00572B12">
        <w:rPr>
          <w:rFonts w:ascii="Times New Roman" w:hAnsi="Times New Roman" w:cs="Times New Roman"/>
          <w:b/>
          <w:sz w:val="24"/>
          <w:szCs w:val="24"/>
          <w:highlight w:val="yellow"/>
        </w:rPr>
        <w:t xml:space="preserve">Photosystem II absorbs sunlight, it splits water, releases oxygen. </w:t>
      </w:r>
    </w:p>
    <w:p w14:paraId="0650EC90" w14:textId="77777777" w:rsidR="00BA4807" w:rsidRPr="00572B12" w:rsidRDefault="00D8139B">
      <w:pPr>
        <w:pStyle w:val="Heading2"/>
        <w:spacing w:line="259" w:lineRule="auto"/>
        <w:rPr>
          <w:rFonts w:ascii="Times New Roman" w:hAnsi="Times New Roman" w:cs="Times New Roman"/>
          <w:b/>
          <w:sz w:val="24"/>
          <w:szCs w:val="24"/>
        </w:rPr>
      </w:pPr>
      <w:bookmarkStart w:id="6" w:name="_nng1gtxjcjnu" w:colFirst="0" w:colLast="0"/>
      <w:bookmarkEnd w:id="6"/>
      <w:r w:rsidRPr="00572B12">
        <w:rPr>
          <w:rFonts w:ascii="Times New Roman" w:hAnsi="Times New Roman" w:cs="Times New Roman"/>
          <w:b/>
          <w:sz w:val="24"/>
          <w:szCs w:val="24"/>
        </w:rPr>
        <w:t>Respiration in Plants</w:t>
      </w:r>
    </w:p>
    <w:p w14:paraId="69900F40" w14:textId="77777777" w:rsidR="00BA4807" w:rsidRPr="00572B12" w:rsidRDefault="00D8139B">
      <w:pPr>
        <w:pStyle w:val="Heading2"/>
        <w:spacing w:line="259" w:lineRule="auto"/>
        <w:rPr>
          <w:rFonts w:ascii="Times New Roman" w:hAnsi="Times New Roman" w:cs="Times New Roman"/>
          <w:sz w:val="24"/>
          <w:szCs w:val="24"/>
        </w:rPr>
      </w:pPr>
      <w:bookmarkStart w:id="7" w:name="_x9uyznw4afjf" w:colFirst="0" w:colLast="0"/>
      <w:bookmarkEnd w:id="7"/>
      <w:r w:rsidRPr="00572B12">
        <w:rPr>
          <w:rFonts w:ascii="Times New Roman" w:hAnsi="Times New Roman" w:cs="Times New Roman"/>
          <w:sz w:val="24"/>
          <w:szCs w:val="24"/>
        </w:rPr>
        <w:t>Respiration in plants is a process by which plants convert stored energy in the form of glucose into its usable form. It is essential for plant growth and provides energy and helps in overall functioning.</w:t>
      </w:r>
    </w:p>
    <w:p w14:paraId="56A5FA44" w14:textId="77777777" w:rsidR="00BA4807" w:rsidRPr="00572B12" w:rsidRDefault="00D8139B">
      <w:pPr>
        <w:rPr>
          <w:rFonts w:ascii="Times New Roman" w:hAnsi="Times New Roman" w:cs="Times New Roman"/>
          <w:sz w:val="24"/>
          <w:szCs w:val="24"/>
        </w:rPr>
      </w:pPr>
      <w:r w:rsidRPr="00572B12">
        <w:rPr>
          <w:rFonts w:ascii="Times New Roman" w:hAnsi="Times New Roman" w:cs="Times New Roman"/>
          <w:noProof/>
          <w:sz w:val="24"/>
          <w:szCs w:val="24"/>
          <w:lang w:val="en-US" w:eastAsia="en-US"/>
        </w:rPr>
        <w:drawing>
          <wp:inline distT="114300" distB="114300" distL="114300" distR="114300" wp14:anchorId="6F11FE98" wp14:editId="2061107F">
            <wp:extent cx="3867150" cy="3929389"/>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cstate="print"/>
                    <a:srcRect/>
                    <a:stretch>
                      <a:fillRect/>
                    </a:stretch>
                  </pic:blipFill>
                  <pic:spPr>
                    <a:xfrm>
                      <a:off x="0" y="0"/>
                      <a:ext cx="3867150" cy="3929389"/>
                    </a:xfrm>
                    <a:prstGeom prst="rect">
                      <a:avLst/>
                    </a:prstGeom>
                    <a:ln/>
                  </pic:spPr>
                </pic:pic>
              </a:graphicData>
            </a:graphic>
          </wp:inline>
        </w:drawing>
      </w:r>
    </w:p>
    <w:p w14:paraId="387EF1BF" w14:textId="77777777" w:rsidR="00BA4807" w:rsidRPr="00572B12" w:rsidRDefault="00000000">
      <w:pPr>
        <w:rPr>
          <w:rFonts w:ascii="Times New Roman" w:hAnsi="Times New Roman" w:cs="Times New Roman"/>
          <w:sz w:val="24"/>
          <w:szCs w:val="24"/>
        </w:rPr>
      </w:pPr>
      <w:hyperlink r:id="rId25">
        <w:r w:rsidR="00D8139B" w:rsidRPr="00572B12">
          <w:rPr>
            <w:rFonts w:ascii="Times New Roman" w:hAnsi="Times New Roman" w:cs="Times New Roman"/>
            <w:color w:val="1155CC"/>
            <w:sz w:val="24"/>
            <w:szCs w:val="24"/>
            <w:u w:val="single"/>
          </w:rPr>
          <w:t>https://www.sciencefacts.net/respiration-in-plants.html</w:t>
        </w:r>
      </w:hyperlink>
    </w:p>
    <w:p w14:paraId="790D0D91" w14:textId="77777777" w:rsidR="00BA4807" w:rsidRPr="00572B12" w:rsidRDefault="00D8139B">
      <w:pPr>
        <w:spacing w:after="160" w:line="240" w:lineRule="auto"/>
        <w:jc w:val="both"/>
        <w:rPr>
          <w:rFonts w:ascii="Times New Roman" w:hAnsi="Times New Roman" w:cs="Times New Roman"/>
          <w:sz w:val="24"/>
          <w:szCs w:val="24"/>
        </w:rPr>
      </w:pPr>
      <w:r w:rsidRPr="00572B12">
        <w:rPr>
          <w:rFonts w:ascii="Times New Roman" w:eastAsia="Times New Roman" w:hAnsi="Times New Roman" w:cs="Times New Roman"/>
          <w:sz w:val="24"/>
          <w:szCs w:val="24"/>
          <w:highlight w:val="yellow"/>
        </w:rPr>
        <w:t>Note:-Create a similar image</w:t>
      </w:r>
      <w:r w:rsidRPr="00572B12">
        <w:rPr>
          <w:rFonts w:ascii="Times New Roman" w:eastAsia="Times New Roman" w:hAnsi="Times New Roman" w:cs="Times New Roman"/>
          <w:sz w:val="24"/>
          <w:szCs w:val="24"/>
        </w:rPr>
        <w:t xml:space="preserve"> </w:t>
      </w:r>
    </w:p>
    <w:p w14:paraId="04CE6412" w14:textId="77777777" w:rsidR="00BA4807" w:rsidRPr="00572B12" w:rsidRDefault="00BA4807">
      <w:pPr>
        <w:rPr>
          <w:rFonts w:ascii="Times New Roman" w:hAnsi="Times New Roman" w:cs="Times New Roman"/>
          <w:sz w:val="24"/>
          <w:szCs w:val="24"/>
        </w:rPr>
      </w:pPr>
    </w:p>
    <w:p w14:paraId="7CE1CBB2" w14:textId="77777777" w:rsidR="00BA4807" w:rsidRPr="00572B12" w:rsidRDefault="00D8139B">
      <w:pPr>
        <w:spacing w:line="259" w:lineRule="auto"/>
        <w:rPr>
          <w:rFonts w:ascii="Times New Roman" w:hAnsi="Times New Roman" w:cs="Times New Roman"/>
          <w:b/>
          <w:sz w:val="24"/>
          <w:szCs w:val="24"/>
        </w:rPr>
      </w:pPr>
      <w:r w:rsidRPr="00572B12">
        <w:rPr>
          <w:rFonts w:ascii="Times New Roman" w:hAnsi="Times New Roman" w:cs="Times New Roman"/>
          <w:b/>
          <w:sz w:val="24"/>
          <w:szCs w:val="24"/>
        </w:rPr>
        <w:t>Glycolysis</w:t>
      </w:r>
    </w:p>
    <w:p w14:paraId="7D505E9A" w14:textId="77777777" w:rsidR="00BA4807" w:rsidRPr="00572B12" w:rsidRDefault="00BA4807">
      <w:pPr>
        <w:spacing w:line="259" w:lineRule="auto"/>
        <w:rPr>
          <w:rFonts w:ascii="Times New Roman" w:hAnsi="Times New Roman" w:cs="Times New Roman"/>
          <w:b/>
          <w:sz w:val="24"/>
          <w:szCs w:val="24"/>
        </w:rPr>
      </w:pPr>
    </w:p>
    <w:p w14:paraId="0F4A2C5D"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Glycolysis is the metabolic process that occurs in the cytoplasm, it breaks down glucose into 2 molecules of pyruvate. It involves a series of reactions that results in the production of energy sources such as ATP and NADH as a byproduct.</w:t>
      </w:r>
    </w:p>
    <w:p w14:paraId="2B94AD59" w14:textId="77777777" w:rsidR="00BA4807" w:rsidRPr="00572B12" w:rsidRDefault="00BA4807">
      <w:pPr>
        <w:spacing w:line="259" w:lineRule="auto"/>
        <w:rPr>
          <w:rFonts w:ascii="Times New Roman" w:hAnsi="Times New Roman" w:cs="Times New Roman"/>
          <w:sz w:val="24"/>
          <w:szCs w:val="24"/>
        </w:rPr>
      </w:pPr>
    </w:p>
    <w:p w14:paraId="01CB06B4"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lastRenderedPageBreak/>
        <w:t>Let us look at the process of glycolysis in stepwise order</w:t>
      </w:r>
      <w:r w:rsidR="00445C5A" w:rsidRPr="00572B12">
        <w:rPr>
          <w:rFonts w:ascii="Times New Roman" w:hAnsi="Times New Roman" w:cs="Times New Roman"/>
          <w:sz w:val="24"/>
          <w:szCs w:val="24"/>
        </w:rPr>
        <w:t>.</w:t>
      </w:r>
    </w:p>
    <w:p w14:paraId="64CCD2EC" w14:textId="77777777" w:rsidR="00BA4807" w:rsidRPr="00572B12" w:rsidRDefault="00BA4807">
      <w:pPr>
        <w:spacing w:line="259" w:lineRule="auto"/>
        <w:rPr>
          <w:rFonts w:ascii="Times New Roman" w:hAnsi="Times New Roman" w:cs="Times New Roman"/>
          <w:sz w:val="24"/>
          <w:szCs w:val="24"/>
        </w:rPr>
      </w:pPr>
    </w:p>
    <w:p w14:paraId="20C49609"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b/>
          <w:sz w:val="24"/>
          <w:szCs w:val="24"/>
        </w:rPr>
        <w:t>Step 1</w:t>
      </w:r>
      <w:r w:rsidRPr="00572B12">
        <w:rPr>
          <w:rFonts w:ascii="Times New Roman" w:hAnsi="Times New Roman" w:cs="Times New Roman"/>
          <w:sz w:val="24"/>
          <w:szCs w:val="24"/>
        </w:rPr>
        <w:t>- The process begins with the phosphorylation of glucose, using two molecules of ATP to convert glucose into fructose-1,6-bisphosphate.</w:t>
      </w:r>
    </w:p>
    <w:p w14:paraId="30BC89C6" w14:textId="77777777" w:rsidR="00BA4807" w:rsidRPr="00572B12" w:rsidRDefault="00BA4807">
      <w:pPr>
        <w:spacing w:line="259" w:lineRule="auto"/>
        <w:rPr>
          <w:rFonts w:ascii="Times New Roman" w:hAnsi="Times New Roman" w:cs="Times New Roman"/>
          <w:sz w:val="24"/>
          <w:szCs w:val="24"/>
        </w:rPr>
      </w:pPr>
    </w:p>
    <w:p w14:paraId="4BFE34BD"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b/>
          <w:sz w:val="24"/>
          <w:szCs w:val="24"/>
        </w:rPr>
        <w:t>Step 2</w:t>
      </w:r>
      <w:r w:rsidRPr="00572B12">
        <w:rPr>
          <w:rFonts w:ascii="Times New Roman" w:hAnsi="Times New Roman" w:cs="Times New Roman"/>
          <w:sz w:val="24"/>
          <w:szCs w:val="24"/>
        </w:rPr>
        <w:t>- Fructose-1,6-bisphosphate is then split into glyceraldehyde-3-phosphate (G3P) each containing three carbons.</w:t>
      </w:r>
    </w:p>
    <w:p w14:paraId="723A1F42" w14:textId="77777777" w:rsidR="00BA4807" w:rsidRPr="00572B12" w:rsidRDefault="00BA4807">
      <w:pPr>
        <w:spacing w:line="259" w:lineRule="auto"/>
        <w:rPr>
          <w:rFonts w:ascii="Times New Roman" w:hAnsi="Times New Roman" w:cs="Times New Roman"/>
          <w:sz w:val="24"/>
          <w:szCs w:val="24"/>
        </w:rPr>
      </w:pPr>
    </w:p>
    <w:p w14:paraId="3ACE16B2"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b/>
          <w:sz w:val="24"/>
          <w:szCs w:val="24"/>
        </w:rPr>
        <w:t>Step 3</w:t>
      </w:r>
      <w:r w:rsidRPr="00572B12">
        <w:rPr>
          <w:rFonts w:ascii="Times New Roman" w:hAnsi="Times New Roman" w:cs="Times New Roman"/>
          <w:sz w:val="24"/>
          <w:szCs w:val="24"/>
        </w:rPr>
        <w:t>- G3P is then oxidized, generating NADH and converting ADP into ATP, which produces 1,3-bisphosphoglycerate.</w:t>
      </w:r>
    </w:p>
    <w:p w14:paraId="0F497DEA" w14:textId="77777777" w:rsidR="00BA4807" w:rsidRPr="00572B12" w:rsidRDefault="00BA4807">
      <w:pPr>
        <w:spacing w:line="259" w:lineRule="auto"/>
        <w:rPr>
          <w:rFonts w:ascii="Times New Roman" w:hAnsi="Times New Roman" w:cs="Times New Roman"/>
          <w:sz w:val="24"/>
          <w:szCs w:val="24"/>
        </w:rPr>
      </w:pPr>
    </w:p>
    <w:p w14:paraId="117025EB"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b/>
          <w:sz w:val="24"/>
          <w:szCs w:val="24"/>
        </w:rPr>
        <w:t>Step 4</w:t>
      </w:r>
      <w:r w:rsidRPr="00572B12">
        <w:rPr>
          <w:rFonts w:ascii="Times New Roman" w:hAnsi="Times New Roman" w:cs="Times New Roman"/>
          <w:sz w:val="24"/>
          <w:szCs w:val="24"/>
        </w:rPr>
        <w:t>- 1,3-bisphosphoglycerate is then converted into 3-phosphoglycerate, generating another molecule of ATP.</w:t>
      </w:r>
    </w:p>
    <w:p w14:paraId="166B6CC9" w14:textId="77777777" w:rsidR="00BA4807" w:rsidRPr="00572B12" w:rsidRDefault="00BA4807">
      <w:pPr>
        <w:spacing w:line="259" w:lineRule="auto"/>
        <w:rPr>
          <w:rFonts w:ascii="Times New Roman" w:hAnsi="Times New Roman" w:cs="Times New Roman"/>
          <w:sz w:val="24"/>
          <w:szCs w:val="24"/>
        </w:rPr>
      </w:pPr>
    </w:p>
    <w:p w14:paraId="32390847"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b/>
          <w:sz w:val="24"/>
          <w:szCs w:val="24"/>
        </w:rPr>
        <w:t>Step 5</w:t>
      </w:r>
      <w:r w:rsidRPr="00572B12">
        <w:rPr>
          <w:rFonts w:ascii="Times New Roman" w:hAnsi="Times New Roman" w:cs="Times New Roman"/>
          <w:sz w:val="24"/>
          <w:szCs w:val="24"/>
        </w:rPr>
        <w:t>- The conversion of 3-phosphoglycerate into pyruvate results in the production of another ATP molecule.</w:t>
      </w:r>
    </w:p>
    <w:p w14:paraId="50FF5A8B" w14:textId="77777777" w:rsidR="00BA4807" w:rsidRPr="00572B12" w:rsidRDefault="00BA4807">
      <w:pPr>
        <w:spacing w:line="259" w:lineRule="auto"/>
        <w:rPr>
          <w:rFonts w:ascii="Times New Roman" w:hAnsi="Times New Roman" w:cs="Times New Roman"/>
          <w:sz w:val="24"/>
          <w:szCs w:val="24"/>
        </w:rPr>
      </w:pPr>
    </w:p>
    <w:p w14:paraId="6F415CA9"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b/>
          <w:sz w:val="24"/>
          <w:szCs w:val="24"/>
        </w:rPr>
        <w:t>Step 6</w:t>
      </w:r>
      <w:r w:rsidRPr="00572B12">
        <w:rPr>
          <w:rFonts w:ascii="Times New Roman" w:hAnsi="Times New Roman" w:cs="Times New Roman"/>
          <w:sz w:val="24"/>
          <w:szCs w:val="24"/>
        </w:rPr>
        <w:t>- In conclusion, glycolysis produces a gain of two ATP molecules, two molecules of NADH, and two molecules of pyruvate.</w:t>
      </w:r>
    </w:p>
    <w:p w14:paraId="398CBB40" w14:textId="77777777" w:rsidR="00A74508" w:rsidRPr="00572B12" w:rsidRDefault="00A74508">
      <w:pPr>
        <w:spacing w:line="259" w:lineRule="auto"/>
        <w:rPr>
          <w:rFonts w:ascii="Times New Roman" w:hAnsi="Times New Roman" w:cs="Times New Roman"/>
          <w:sz w:val="24"/>
          <w:szCs w:val="24"/>
        </w:rPr>
      </w:pPr>
    </w:p>
    <w:p w14:paraId="66F869D4" w14:textId="77777777" w:rsidR="00BA4807" w:rsidRPr="00572B12" w:rsidRDefault="00A74508">
      <w:pPr>
        <w:rPr>
          <w:rFonts w:ascii="Times New Roman" w:eastAsia="Times New Roman" w:hAnsi="Times New Roman" w:cs="Times New Roman"/>
          <w:b/>
          <w:color w:val="CC0000"/>
          <w:sz w:val="24"/>
          <w:szCs w:val="24"/>
          <w:u w:val="single"/>
        </w:rPr>
      </w:pPr>
      <w:r w:rsidRPr="00572B12">
        <w:rPr>
          <w:rFonts w:ascii="Times New Roman" w:eastAsia="Times New Roman" w:hAnsi="Times New Roman" w:cs="Times New Roman"/>
          <w:b/>
          <w:color w:val="CC0000"/>
          <w:sz w:val="24"/>
          <w:szCs w:val="24"/>
          <w:u w:val="single"/>
        </w:rPr>
        <w:t>Quick Check</w:t>
      </w:r>
      <w:r w:rsidR="00A72C78">
        <w:rPr>
          <w:rFonts w:ascii="Times New Roman" w:eastAsia="Times New Roman" w:hAnsi="Times New Roman" w:cs="Times New Roman"/>
          <w:b/>
          <w:color w:val="CC0000"/>
          <w:sz w:val="24"/>
          <w:szCs w:val="24"/>
          <w:u w:val="single"/>
        </w:rPr>
        <w:t>:</w:t>
      </w:r>
      <w:r w:rsidRPr="00572B12">
        <w:rPr>
          <w:rFonts w:ascii="Times New Roman" w:hAnsi="Times New Roman" w:cs="Times New Roman"/>
          <w:sz w:val="24"/>
          <w:szCs w:val="24"/>
        </w:rPr>
        <w:t xml:space="preserve"> </w:t>
      </w:r>
      <w:r w:rsidRPr="00572B12">
        <w:rPr>
          <w:rFonts w:ascii="Times New Roman" w:eastAsia="Times New Roman" w:hAnsi="Times New Roman" w:cs="Times New Roman"/>
          <w:b/>
          <w:color w:val="CC0000"/>
          <w:sz w:val="24"/>
          <w:szCs w:val="24"/>
          <w:u w:val="single"/>
        </w:rPr>
        <w:t>The process of glycolysis begins with the conversion of fructose-1,6-bisphosphate into glucose. Is it true or false?</w:t>
      </w:r>
    </w:p>
    <w:p w14:paraId="6300D337" w14:textId="77777777" w:rsidR="00A74508" w:rsidRPr="00572B12" w:rsidRDefault="00A74508">
      <w:pPr>
        <w:rPr>
          <w:rFonts w:ascii="Times New Roman" w:eastAsia="Times New Roman" w:hAnsi="Times New Roman" w:cs="Times New Roman"/>
          <w:b/>
          <w:color w:val="CC0000"/>
          <w:sz w:val="24"/>
          <w:szCs w:val="24"/>
          <w:u w:val="single"/>
        </w:rPr>
      </w:pPr>
    </w:p>
    <w:p w14:paraId="31B3BFB8" w14:textId="77777777" w:rsidR="00A74508" w:rsidRPr="00572B12" w:rsidRDefault="00A74508">
      <w:pPr>
        <w:rPr>
          <w:rFonts w:ascii="Times New Roman" w:eastAsia="Times New Roman" w:hAnsi="Times New Roman" w:cs="Times New Roman"/>
          <w:bCs/>
          <w:color w:val="CC0000"/>
          <w:sz w:val="24"/>
          <w:szCs w:val="24"/>
          <w:highlight w:val="yellow"/>
          <w:u w:val="single"/>
        </w:rPr>
      </w:pPr>
      <w:r w:rsidRPr="00572B12">
        <w:rPr>
          <w:rFonts w:ascii="Times New Roman" w:eastAsia="Times New Roman" w:hAnsi="Times New Roman" w:cs="Times New Roman"/>
          <w:bCs/>
          <w:color w:val="CC0000"/>
          <w:sz w:val="24"/>
          <w:szCs w:val="24"/>
          <w:highlight w:val="yellow"/>
          <w:u w:val="single"/>
        </w:rPr>
        <w:t xml:space="preserve">Ans. It is </w:t>
      </w:r>
      <w:r w:rsidR="0081573C" w:rsidRPr="00572B12">
        <w:rPr>
          <w:rFonts w:ascii="Times New Roman" w:eastAsia="Times New Roman" w:hAnsi="Times New Roman" w:cs="Times New Roman"/>
          <w:bCs/>
          <w:color w:val="CC0000"/>
          <w:sz w:val="24"/>
          <w:szCs w:val="24"/>
          <w:highlight w:val="yellow"/>
          <w:u w:val="single"/>
        </w:rPr>
        <w:t>false</w:t>
      </w:r>
    </w:p>
    <w:p w14:paraId="57CECE68" w14:textId="77777777" w:rsidR="0081573C" w:rsidRPr="00572B12" w:rsidRDefault="0081573C">
      <w:pPr>
        <w:rPr>
          <w:rFonts w:ascii="Times New Roman" w:eastAsia="Times New Roman" w:hAnsi="Times New Roman" w:cs="Times New Roman"/>
          <w:bCs/>
          <w:color w:val="CC0000"/>
          <w:sz w:val="24"/>
          <w:szCs w:val="24"/>
          <w:highlight w:val="yellow"/>
          <w:u w:val="single"/>
        </w:rPr>
      </w:pPr>
    </w:p>
    <w:p w14:paraId="33D16072" w14:textId="77777777" w:rsidR="00A74508" w:rsidRPr="00572B12" w:rsidRDefault="00A74508">
      <w:pPr>
        <w:rPr>
          <w:rFonts w:ascii="Times New Roman" w:eastAsia="Times New Roman" w:hAnsi="Times New Roman" w:cs="Times New Roman"/>
          <w:bCs/>
          <w:color w:val="CC0000"/>
          <w:sz w:val="24"/>
          <w:szCs w:val="24"/>
          <w:u w:val="single"/>
        </w:rPr>
      </w:pPr>
      <w:r w:rsidRPr="00572B12">
        <w:rPr>
          <w:rFonts w:ascii="Times New Roman" w:eastAsia="Times New Roman" w:hAnsi="Times New Roman" w:cs="Times New Roman"/>
          <w:bCs/>
          <w:color w:val="CC0000"/>
          <w:sz w:val="24"/>
          <w:szCs w:val="24"/>
          <w:highlight w:val="yellow"/>
          <w:u w:val="single"/>
        </w:rPr>
        <w:t>Explanation-Glycol</w:t>
      </w:r>
      <w:r w:rsidR="0081573C" w:rsidRPr="00572B12">
        <w:rPr>
          <w:rFonts w:ascii="Times New Roman" w:eastAsia="Times New Roman" w:hAnsi="Times New Roman" w:cs="Times New Roman"/>
          <w:bCs/>
          <w:color w:val="CC0000"/>
          <w:sz w:val="24"/>
          <w:szCs w:val="24"/>
          <w:highlight w:val="yellow"/>
          <w:u w:val="single"/>
        </w:rPr>
        <w:t>ysis process begins with the phosphorylation of glucose, not fructose-1,6-bisphosphate.</w:t>
      </w:r>
    </w:p>
    <w:p w14:paraId="026DC824" w14:textId="77777777" w:rsidR="00A74508" w:rsidRPr="00572B12" w:rsidRDefault="00A74508">
      <w:pPr>
        <w:rPr>
          <w:rFonts w:ascii="Times New Roman" w:hAnsi="Times New Roman" w:cs="Times New Roman"/>
          <w:bCs/>
          <w:sz w:val="24"/>
          <w:szCs w:val="24"/>
        </w:rPr>
      </w:pPr>
    </w:p>
    <w:p w14:paraId="48A3AE92" w14:textId="77777777" w:rsidR="00BA4807" w:rsidRPr="00572B12" w:rsidRDefault="00D8139B">
      <w:pPr>
        <w:pStyle w:val="Heading2"/>
        <w:spacing w:line="259" w:lineRule="auto"/>
        <w:rPr>
          <w:rFonts w:ascii="Times New Roman" w:hAnsi="Times New Roman" w:cs="Times New Roman"/>
          <w:b/>
          <w:sz w:val="24"/>
          <w:szCs w:val="24"/>
        </w:rPr>
      </w:pPr>
      <w:bookmarkStart w:id="8" w:name="_1nfcqyytq2r9" w:colFirst="0" w:colLast="0"/>
      <w:bookmarkEnd w:id="8"/>
      <w:r w:rsidRPr="00572B12">
        <w:rPr>
          <w:rFonts w:ascii="Times New Roman" w:hAnsi="Times New Roman" w:cs="Times New Roman"/>
          <w:b/>
          <w:sz w:val="24"/>
          <w:szCs w:val="24"/>
        </w:rPr>
        <w:t>Anaerobic Respiration in Plants</w:t>
      </w:r>
    </w:p>
    <w:p w14:paraId="4A6CF84C" w14:textId="77777777" w:rsidR="00BA4807" w:rsidRPr="00572B12" w:rsidRDefault="00D8139B">
      <w:pPr>
        <w:rPr>
          <w:rFonts w:ascii="Times New Roman" w:hAnsi="Times New Roman" w:cs="Times New Roman"/>
          <w:sz w:val="24"/>
          <w:szCs w:val="24"/>
        </w:rPr>
      </w:pPr>
      <w:r w:rsidRPr="00572B12">
        <w:rPr>
          <w:rFonts w:ascii="Times New Roman" w:hAnsi="Times New Roman" w:cs="Times New Roman"/>
          <w:sz w:val="24"/>
          <w:szCs w:val="24"/>
        </w:rPr>
        <w:t>Anaerobic respiration also called- Fermentation, occurs in the absence of oxygen. It is like an alternate pathway of respiration.</w:t>
      </w:r>
    </w:p>
    <w:p w14:paraId="517E639C" w14:textId="77777777" w:rsidR="00BA4807" w:rsidRPr="00572B12" w:rsidRDefault="00D8139B">
      <w:pPr>
        <w:rPr>
          <w:rFonts w:ascii="Times New Roman" w:hAnsi="Times New Roman" w:cs="Times New Roman"/>
          <w:sz w:val="24"/>
          <w:szCs w:val="24"/>
        </w:rPr>
      </w:pPr>
      <w:r w:rsidRPr="00572B12">
        <w:rPr>
          <w:rFonts w:ascii="Times New Roman" w:hAnsi="Times New Roman" w:cs="Times New Roman"/>
          <w:sz w:val="24"/>
          <w:szCs w:val="24"/>
        </w:rPr>
        <w:t>There are two main types of fermentation: alcoholic fermentation and lactic acid fermentation.</w:t>
      </w:r>
    </w:p>
    <w:p w14:paraId="78C03601" w14:textId="77777777" w:rsidR="00BA4807" w:rsidRPr="00572B12" w:rsidRDefault="00BA4807">
      <w:pPr>
        <w:rPr>
          <w:rFonts w:ascii="Times New Roman" w:hAnsi="Times New Roman" w:cs="Times New Roman"/>
          <w:sz w:val="24"/>
          <w:szCs w:val="24"/>
        </w:rPr>
      </w:pPr>
    </w:p>
    <w:p w14:paraId="00E4B882" w14:textId="77777777" w:rsidR="00BA4807" w:rsidRPr="00572B12" w:rsidRDefault="00D8139B">
      <w:pPr>
        <w:numPr>
          <w:ilvl w:val="0"/>
          <w:numId w:val="10"/>
        </w:numPr>
        <w:rPr>
          <w:rFonts w:ascii="Times New Roman" w:hAnsi="Times New Roman" w:cs="Times New Roman"/>
          <w:sz w:val="24"/>
          <w:szCs w:val="24"/>
        </w:rPr>
      </w:pPr>
      <w:r w:rsidRPr="00572B12">
        <w:rPr>
          <w:rFonts w:ascii="Times New Roman" w:hAnsi="Times New Roman" w:cs="Times New Roman"/>
          <w:b/>
          <w:sz w:val="24"/>
          <w:szCs w:val="24"/>
          <w:u w:val="single"/>
        </w:rPr>
        <w:t>Alcoholic fermentation</w:t>
      </w:r>
      <w:r w:rsidRPr="00572B12">
        <w:rPr>
          <w:rFonts w:ascii="Times New Roman" w:hAnsi="Times New Roman" w:cs="Times New Roman"/>
          <w:sz w:val="24"/>
          <w:szCs w:val="24"/>
        </w:rPr>
        <w:t xml:space="preserve"> is carried out by yeast and bacteria, which converts glucose into ethanol and carbon dioxide, along with a small amount of energy.</w:t>
      </w:r>
    </w:p>
    <w:p w14:paraId="6186F551" w14:textId="77777777" w:rsidR="00BA4807" w:rsidRPr="00572B12" w:rsidRDefault="00D8139B">
      <w:pPr>
        <w:rPr>
          <w:rFonts w:ascii="Times New Roman" w:hAnsi="Times New Roman" w:cs="Times New Roman"/>
          <w:sz w:val="24"/>
          <w:szCs w:val="24"/>
        </w:rPr>
      </w:pPr>
      <w:r w:rsidRPr="00572B12">
        <w:rPr>
          <w:rFonts w:ascii="Times New Roman" w:hAnsi="Times New Roman" w:cs="Times New Roman"/>
          <w:noProof/>
          <w:sz w:val="24"/>
          <w:szCs w:val="24"/>
          <w:lang w:val="en-US" w:eastAsia="en-US"/>
        </w:rPr>
        <w:lastRenderedPageBreak/>
        <w:drawing>
          <wp:inline distT="114300" distB="114300" distL="114300" distR="114300" wp14:anchorId="46C2949B" wp14:editId="31CBC830">
            <wp:extent cx="5453063" cy="38481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cstate="print"/>
                    <a:srcRect/>
                    <a:stretch>
                      <a:fillRect/>
                    </a:stretch>
                  </pic:blipFill>
                  <pic:spPr>
                    <a:xfrm>
                      <a:off x="0" y="0"/>
                      <a:ext cx="5453063" cy="3848100"/>
                    </a:xfrm>
                    <a:prstGeom prst="rect">
                      <a:avLst/>
                    </a:prstGeom>
                    <a:ln/>
                  </pic:spPr>
                </pic:pic>
              </a:graphicData>
            </a:graphic>
          </wp:inline>
        </w:drawing>
      </w:r>
    </w:p>
    <w:p w14:paraId="117E1712" w14:textId="77777777" w:rsidR="00BA4807" w:rsidRPr="00572B12" w:rsidRDefault="00000000">
      <w:pPr>
        <w:rPr>
          <w:rFonts w:ascii="Times New Roman" w:hAnsi="Times New Roman" w:cs="Times New Roman"/>
          <w:sz w:val="24"/>
          <w:szCs w:val="24"/>
        </w:rPr>
      </w:pPr>
      <w:hyperlink r:id="rId26">
        <w:r w:rsidR="00D8139B" w:rsidRPr="00572B12">
          <w:rPr>
            <w:rFonts w:ascii="Times New Roman" w:hAnsi="Times New Roman" w:cs="Times New Roman"/>
            <w:color w:val="1155CC"/>
            <w:sz w:val="24"/>
            <w:szCs w:val="24"/>
            <w:u w:val="single"/>
          </w:rPr>
          <w:t>https://en.wikipedia.org/wiki/Ethanol_fermentation</w:t>
        </w:r>
      </w:hyperlink>
    </w:p>
    <w:p w14:paraId="2D47C909" w14:textId="77777777" w:rsidR="00BA4807" w:rsidRPr="00572B12" w:rsidRDefault="00D8139B">
      <w:pPr>
        <w:spacing w:after="160" w:line="240" w:lineRule="auto"/>
        <w:ind w:left="720"/>
        <w:jc w:val="both"/>
        <w:rPr>
          <w:rFonts w:ascii="Times New Roman" w:hAnsi="Times New Roman" w:cs="Times New Roman"/>
          <w:sz w:val="24"/>
          <w:szCs w:val="24"/>
        </w:rPr>
      </w:pPr>
      <w:r w:rsidRPr="00572B12">
        <w:rPr>
          <w:rFonts w:ascii="Times New Roman" w:eastAsia="Times New Roman" w:hAnsi="Times New Roman" w:cs="Times New Roman"/>
          <w:sz w:val="24"/>
          <w:szCs w:val="24"/>
          <w:highlight w:val="yellow"/>
        </w:rPr>
        <w:t>Note:-Create a similar image</w:t>
      </w:r>
      <w:r w:rsidRPr="00572B12">
        <w:rPr>
          <w:rFonts w:ascii="Times New Roman" w:eastAsia="Times New Roman" w:hAnsi="Times New Roman" w:cs="Times New Roman"/>
          <w:sz w:val="24"/>
          <w:szCs w:val="24"/>
        </w:rPr>
        <w:t xml:space="preserve"> </w:t>
      </w:r>
    </w:p>
    <w:p w14:paraId="35F81A4A" w14:textId="77777777" w:rsidR="00BA4807" w:rsidRPr="00572B12" w:rsidRDefault="00BA4807">
      <w:pPr>
        <w:rPr>
          <w:rFonts w:ascii="Times New Roman" w:hAnsi="Times New Roman" w:cs="Times New Roman"/>
          <w:sz w:val="24"/>
          <w:szCs w:val="24"/>
        </w:rPr>
      </w:pPr>
    </w:p>
    <w:p w14:paraId="0A154F52" w14:textId="77777777" w:rsidR="00BA4807" w:rsidRPr="00572B12" w:rsidRDefault="00D8139B">
      <w:pPr>
        <w:numPr>
          <w:ilvl w:val="0"/>
          <w:numId w:val="13"/>
        </w:numPr>
        <w:rPr>
          <w:rFonts w:ascii="Times New Roman" w:hAnsi="Times New Roman" w:cs="Times New Roman"/>
          <w:sz w:val="24"/>
          <w:szCs w:val="24"/>
        </w:rPr>
      </w:pPr>
      <w:r w:rsidRPr="00572B12">
        <w:rPr>
          <w:rFonts w:ascii="Times New Roman" w:hAnsi="Times New Roman" w:cs="Times New Roman"/>
          <w:b/>
          <w:sz w:val="24"/>
          <w:szCs w:val="24"/>
          <w:u w:val="single"/>
        </w:rPr>
        <w:t>Lactic acid fermentation</w:t>
      </w:r>
      <w:r w:rsidRPr="00572B12">
        <w:rPr>
          <w:rFonts w:ascii="Times New Roman" w:hAnsi="Times New Roman" w:cs="Times New Roman"/>
          <w:sz w:val="24"/>
          <w:szCs w:val="24"/>
        </w:rPr>
        <w:t xml:space="preserve"> also occurs in some plant tissues when oxygen is not readily available. In this process, glucose is converted into pyruvate through glycolysis, but instead of being converted into ethanol, it gets converted into lactic acid.</w:t>
      </w:r>
    </w:p>
    <w:p w14:paraId="6E90A65F" w14:textId="77777777" w:rsidR="00BA4807" w:rsidRPr="00572B12" w:rsidRDefault="00BA4807">
      <w:pPr>
        <w:rPr>
          <w:rFonts w:ascii="Times New Roman" w:hAnsi="Times New Roman" w:cs="Times New Roman"/>
          <w:sz w:val="24"/>
          <w:szCs w:val="24"/>
        </w:rPr>
      </w:pPr>
    </w:p>
    <w:p w14:paraId="3E4B8372" w14:textId="77777777" w:rsidR="00BA4807" w:rsidRPr="00572B12" w:rsidRDefault="00D8139B">
      <w:pPr>
        <w:rPr>
          <w:rFonts w:ascii="Times New Roman" w:hAnsi="Times New Roman" w:cs="Times New Roman"/>
          <w:sz w:val="24"/>
          <w:szCs w:val="24"/>
        </w:rPr>
      </w:pPr>
      <w:r w:rsidRPr="00572B12">
        <w:rPr>
          <w:rFonts w:ascii="Times New Roman" w:hAnsi="Times New Roman" w:cs="Times New Roman"/>
          <w:noProof/>
          <w:sz w:val="24"/>
          <w:szCs w:val="24"/>
          <w:lang w:val="en-US" w:eastAsia="en-US"/>
        </w:rPr>
        <w:lastRenderedPageBreak/>
        <w:drawing>
          <wp:inline distT="114300" distB="114300" distL="114300" distR="114300" wp14:anchorId="71CBB705" wp14:editId="2F393600">
            <wp:extent cx="5272088" cy="469408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cstate="print"/>
                    <a:srcRect/>
                    <a:stretch>
                      <a:fillRect/>
                    </a:stretch>
                  </pic:blipFill>
                  <pic:spPr>
                    <a:xfrm>
                      <a:off x="0" y="0"/>
                      <a:ext cx="5272088" cy="4694085"/>
                    </a:xfrm>
                    <a:prstGeom prst="rect">
                      <a:avLst/>
                    </a:prstGeom>
                    <a:ln/>
                  </pic:spPr>
                </pic:pic>
              </a:graphicData>
            </a:graphic>
          </wp:inline>
        </w:drawing>
      </w:r>
    </w:p>
    <w:p w14:paraId="71FE8CD8" w14:textId="77777777" w:rsidR="00BA4807" w:rsidRPr="00572B12" w:rsidRDefault="00BA4807">
      <w:pPr>
        <w:rPr>
          <w:rFonts w:ascii="Times New Roman" w:hAnsi="Times New Roman" w:cs="Times New Roman"/>
          <w:sz w:val="24"/>
          <w:szCs w:val="24"/>
        </w:rPr>
      </w:pPr>
    </w:p>
    <w:p w14:paraId="4D6E31E7" w14:textId="77777777" w:rsidR="00BA4807" w:rsidRPr="00572B12" w:rsidRDefault="00000000">
      <w:pPr>
        <w:spacing w:line="259" w:lineRule="auto"/>
        <w:rPr>
          <w:rFonts w:ascii="Times New Roman" w:hAnsi="Times New Roman" w:cs="Times New Roman"/>
          <w:b/>
          <w:sz w:val="24"/>
          <w:szCs w:val="24"/>
        </w:rPr>
      </w:pPr>
      <w:hyperlink r:id="rId28">
        <w:r w:rsidR="00D8139B" w:rsidRPr="00572B12">
          <w:rPr>
            <w:rFonts w:ascii="Times New Roman" w:hAnsi="Times New Roman" w:cs="Times New Roman"/>
            <w:b/>
            <w:color w:val="1155CC"/>
            <w:sz w:val="24"/>
            <w:szCs w:val="24"/>
            <w:u w:val="single"/>
          </w:rPr>
          <w:t>https://www.sciencefacts.net/lactic-acid-fermentation.html</w:t>
        </w:r>
      </w:hyperlink>
    </w:p>
    <w:p w14:paraId="177D5971" w14:textId="77777777" w:rsidR="00BA4807" w:rsidRPr="00572B12" w:rsidRDefault="00BA4807">
      <w:pPr>
        <w:spacing w:line="259" w:lineRule="auto"/>
        <w:rPr>
          <w:rFonts w:ascii="Times New Roman" w:hAnsi="Times New Roman" w:cs="Times New Roman"/>
          <w:b/>
          <w:sz w:val="24"/>
          <w:szCs w:val="24"/>
        </w:rPr>
      </w:pPr>
    </w:p>
    <w:p w14:paraId="3EDCF474" w14:textId="77777777" w:rsidR="00BA4807" w:rsidRPr="00572B12" w:rsidRDefault="00D8139B">
      <w:pPr>
        <w:spacing w:after="160" w:line="240" w:lineRule="auto"/>
        <w:ind w:left="720"/>
        <w:jc w:val="both"/>
        <w:rPr>
          <w:rFonts w:ascii="Times New Roman" w:hAnsi="Times New Roman" w:cs="Times New Roman"/>
          <w:b/>
          <w:sz w:val="24"/>
          <w:szCs w:val="24"/>
        </w:rPr>
      </w:pPr>
      <w:r w:rsidRPr="00572B12">
        <w:rPr>
          <w:rFonts w:ascii="Times New Roman" w:eastAsia="Times New Roman" w:hAnsi="Times New Roman" w:cs="Times New Roman"/>
          <w:sz w:val="24"/>
          <w:szCs w:val="24"/>
          <w:highlight w:val="yellow"/>
        </w:rPr>
        <w:t xml:space="preserve">Note:-Create a similar image </w:t>
      </w:r>
    </w:p>
    <w:p w14:paraId="3D9AED05"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Both these processes in plants are helpful in generating energy in the absence of oxygen.</w:t>
      </w:r>
    </w:p>
    <w:p w14:paraId="7B839B59" w14:textId="77777777" w:rsidR="00BA4807" w:rsidRPr="00572B12" w:rsidRDefault="00BA4807">
      <w:pPr>
        <w:spacing w:line="259" w:lineRule="auto"/>
        <w:rPr>
          <w:rFonts w:ascii="Times New Roman" w:hAnsi="Times New Roman" w:cs="Times New Roman"/>
          <w:sz w:val="24"/>
          <w:szCs w:val="24"/>
        </w:rPr>
      </w:pPr>
    </w:p>
    <w:p w14:paraId="02EBB0ED" w14:textId="77777777" w:rsidR="00BA4807" w:rsidRPr="00572B12" w:rsidRDefault="00D8139B">
      <w:pPr>
        <w:spacing w:after="160" w:line="259" w:lineRule="auto"/>
        <w:rPr>
          <w:rFonts w:ascii="Times New Roman" w:hAnsi="Times New Roman" w:cs="Times New Roman"/>
          <w:b/>
          <w:color w:val="CC0000"/>
          <w:sz w:val="24"/>
          <w:szCs w:val="24"/>
          <w:u w:val="single"/>
        </w:rPr>
      </w:pPr>
      <w:r w:rsidRPr="00572B12">
        <w:rPr>
          <w:rFonts w:ascii="Times New Roman" w:eastAsia="Times New Roman" w:hAnsi="Times New Roman" w:cs="Times New Roman"/>
          <w:b/>
          <w:color w:val="CC0000"/>
          <w:sz w:val="24"/>
          <w:szCs w:val="24"/>
          <w:u w:val="single"/>
        </w:rPr>
        <w:t>Quick Check</w:t>
      </w:r>
      <w:r w:rsidR="00445C5A" w:rsidRPr="00572B12">
        <w:rPr>
          <w:rFonts w:ascii="Times New Roman" w:eastAsia="Times New Roman" w:hAnsi="Times New Roman" w:cs="Times New Roman"/>
          <w:b/>
          <w:color w:val="CC0000"/>
          <w:sz w:val="24"/>
          <w:szCs w:val="24"/>
        </w:rPr>
        <w:t>:</w:t>
      </w:r>
      <w:r w:rsidRPr="00572B12">
        <w:rPr>
          <w:rFonts w:ascii="Times New Roman" w:eastAsia="Times New Roman" w:hAnsi="Times New Roman" w:cs="Times New Roman"/>
          <w:b/>
          <w:color w:val="CC0000"/>
          <w:sz w:val="24"/>
          <w:szCs w:val="24"/>
        </w:rPr>
        <w:t xml:space="preserve"> </w:t>
      </w:r>
      <w:r w:rsidRPr="00572B12">
        <w:rPr>
          <w:rFonts w:ascii="Times New Roman" w:hAnsi="Times New Roman" w:cs="Times New Roman"/>
          <w:b/>
          <w:color w:val="CC0000"/>
          <w:sz w:val="24"/>
          <w:szCs w:val="24"/>
          <w:u w:val="single"/>
        </w:rPr>
        <w:t>In plant tissues, when oxygen is not readily available, which process converts glucose into a different compound?</w:t>
      </w:r>
    </w:p>
    <w:p w14:paraId="26EF36DC" w14:textId="77777777" w:rsidR="0081573C" w:rsidRPr="00572B12" w:rsidRDefault="00D8139B" w:rsidP="00E502CB">
      <w:pPr>
        <w:pStyle w:val="ListParagraph"/>
        <w:numPr>
          <w:ilvl w:val="0"/>
          <w:numId w:val="14"/>
        </w:numPr>
        <w:spacing w:after="160" w:line="259" w:lineRule="auto"/>
        <w:rPr>
          <w:rFonts w:ascii="Times New Roman" w:hAnsi="Times New Roman" w:cs="Times New Roman"/>
          <w:sz w:val="24"/>
          <w:szCs w:val="24"/>
        </w:rPr>
      </w:pPr>
      <w:r w:rsidRPr="00572B12">
        <w:rPr>
          <w:rFonts w:ascii="Times New Roman" w:hAnsi="Times New Roman" w:cs="Times New Roman"/>
          <w:sz w:val="24"/>
          <w:szCs w:val="24"/>
        </w:rPr>
        <w:t>Photosynthesis b) Aerobic respiration c) Ethanol fermentation d) Lactic acid fermentation</w:t>
      </w:r>
    </w:p>
    <w:p w14:paraId="421869B2" w14:textId="77777777" w:rsidR="0081573C" w:rsidRPr="00572B12" w:rsidRDefault="0081573C" w:rsidP="0081573C">
      <w:pPr>
        <w:spacing w:after="160" w:line="259" w:lineRule="auto"/>
        <w:rPr>
          <w:rFonts w:ascii="Times New Roman" w:hAnsi="Times New Roman" w:cs="Times New Roman"/>
          <w:sz w:val="24"/>
          <w:szCs w:val="24"/>
        </w:rPr>
      </w:pPr>
    </w:p>
    <w:p w14:paraId="3D9B9EFE" w14:textId="77777777" w:rsidR="0081573C" w:rsidRPr="00572B12" w:rsidRDefault="0081573C" w:rsidP="0081573C">
      <w:pPr>
        <w:spacing w:after="160" w:line="259" w:lineRule="auto"/>
        <w:rPr>
          <w:rFonts w:ascii="Times New Roman" w:hAnsi="Times New Roman" w:cs="Times New Roman"/>
          <w:sz w:val="24"/>
          <w:szCs w:val="24"/>
          <w:highlight w:val="yellow"/>
        </w:rPr>
      </w:pPr>
      <w:r w:rsidRPr="00572B12">
        <w:rPr>
          <w:rFonts w:ascii="Times New Roman" w:hAnsi="Times New Roman" w:cs="Times New Roman"/>
          <w:sz w:val="24"/>
          <w:szCs w:val="24"/>
          <w:highlight w:val="yellow"/>
        </w:rPr>
        <w:t xml:space="preserve">Ans. </w:t>
      </w:r>
      <w:r w:rsidR="00A72C78">
        <w:rPr>
          <w:rFonts w:ascii="Times New Roman" w:hAnsi="Times New Roman" w:cs="Times New Roman"/>
          <w:sz w:val="24"/>
          <w:szCs w:val="24"/>
          <w:highlight w:val="yellow"/>
        </w:rPr>
        <w:t xml:space="preserve">d) </w:t>
      </w:r>
      <w:r w:rsidRPr="00572B12">
        <w:rPr>
          <w:rFonts w:ascii="Times New Roman" w:hAnsi="Times New Roman" w:cs="Times New Roman"/>
          <w:sz w:val="24"/>
          <w:szCs w:val="24"/>
          <w:highlight w:val="yellow"/>
        </w:rPr>
        <w:t>Lactic acid fermentation</w:t>
      </w:r>
    </w:p>
    <w:p w14:paraId="162F3B23" w14:textId="77777777" w:rsidR="00BA4807" w:rsidRPr="00572B12" w:rsidRDefault="0081573C">
      <w:pPr>
        <w:spacing w:after="160" w:line="259" w:lineRule="auto"/>
        <w:rPr>
          <w:rFonts w:ascii="Times New Roman" w:hAnsi="Times New Roman" w:cs="Times New Roman"/>
          <w:sz w:val="24"/>
          <w:szCs w:val="24"/>
        </w:rPr>
      </w:pPr>
      <w:r w:rsidRPr="00572B12">
        <w:rPr>
          <w:rFonts w:ascii="Times New Roman" w:hAnsi="Times New Roman" w:cs="Times New Roman"/>
          <w:sz w:val="24"/>
          <w:szCs w:val="24"/>
          <w:highlight w:val="yellow"/>
        </w:rPr>
        <w:t>Explanation- lactic acid fermentation takes place in the absence of oxygen.</w:t>
      </w:r>
    </w:p>
    <w:p w14:paraId="2CFC5E6B" w14:textId="77777777" w:rsidR="00BA4807" w:rsidRPr="00572B12" w:rsidRDefault="00D8139B">
      <w:pPr>
        <w:pStyle w:val="Heading3"/>
        <w:spacing w:line="259" w:lineRule="auto"/>
        <w:rPr>
          <w:rFonts w:ascii="Times New Roman" w:hAnsi="Times New Roman" w:cs="Times New Roman"/>
          <w:b/>
          <w:color w:val="000000"/>
          <w:sz w:val="24"/>
          <w:szCs w:val="24"/>
        </w:rPr>
      </w:pPr>
      <w:bookmarkStart w:id="9" w:name="_82iswyeghcm2" w:colFirst="0" w:colLast="0"/>
      <w:bookmarkEnd w:id="9"/>
      <w:r w:rsidRPr="00572B12">
        <w:rPr>
          <w:rFonts w:ascii="Times New Roman" w:hAnsi="Times New Roman" w:cs="Times New Roman"/>
          <w:b/>
          <w:color w:val="000000"/>
          <w:sz w:val="24"/>
          <w:szCs w:val="24"/>
        </w:rPr>
        <w:t>Carbohydrate Metabolism</w:t>
      </w:r>
    </w:p>
    <w:p w14:paraId="68BF0B41" w14:textId="77777777" w:rsidR="00BA4807" w:rsidRPr="00572B12" w:rsidRDefault="00BA4807">
      <w:pPr>
        <w:rPr>
          <w:rFonts w:ascii="Times New Roman" w:hAnsi="Times New Roman" w:cs="Times New Roman"/>
          <w:sz w:val="24"/>
          <w:szCs w:val="24"/>
        </w:rPr>
      </w:pPr>
    </w:p>
    <w:p w14:paraId="041FBB65"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lastRenderedPageBreak/>
        <w:t xml:space="preserve">Carbohydrate metabolism is an essential process in plants that involves the breakdown of carbohydrates which is the synthesized and later utilized for energy and other essential functions. </w:t>
      </w:r>
    </w:p>
    <w:p w14:paraId="5064D20E"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Carbohydrates, such as glucose and sucrose, serve as the primary source of energy in plants.</w:t>
      </w:r>
    </w:p>
    <w:p w14:paraId="46DB3E0C" w14:textId="77777777" w:rsidR="00BA4807" w:rsidRPr="00572B12" w:rsidRDefault="00BA4807">
      <w:pPr>
        <w:spacing w:line="259" w:lineRule="auto"/>
        <w:rPr>
          <w:rFonts w:ascii="Times New Roman" w:hAnsi="Times New Roman" w:cs="Times New Roman"/>
          <w:sz w:val="24"/>
          <w:szCs w:val="24"/>
        </w:rPr>
      </w:pPr>
    </w:p>
    <w:p w14:paraId="63E83FD4"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Starch synthesis in plants occurs through a series of enzymatic steps-</w:t>
      </w:r>
    </w:p>
    <w:p w14:paraId="5FE59050" w14:textId="77777777" w:rsidR="00BA4807" w:rsidRPr="00572B12" w:rsidRDefault="00BA4807">
      <w:pPr>
        <w:spacing w:line="259" w:lineRule="auto"/>
        <w:rPr>
          <w:rFonts w:ascii="Times New Roman" w:hAnsi="Times New Roman" w:cs="Times New Roman"/>
          <w:sz w:val="24"/>
          <w:szCs w:val="24"/>
        </w:rPr>
      </w:pPr>
    </w:p>
    <w:p w14:paraId="04DE4746" w14:textId="77777777" w:rsidR="00BA4807" w:rsidRPr="00572B12" w:rsidRDefault="00A72C78">
      <w:pPr>
        <w:spacing w:line="259" w:lineRule="auto"/>
        <w:rPr>
          <w:rFonts w:ascii="Times New Roman" w:hAnsi="Times New Roman" w:cs="Times New Roman"/>
          <w:b/>
          <w:sz w:val="24"/>
          <w:szCs w:val="24"/>
          <w:u w:val="single"/>
        </w:rPr>
      </w:pPr>
      <w:r>
        <w:rPr>
          <w:rFonts w:ascii="Times New Roman" w:hAnsi="Times New Roman" w:cs="Times New Roman"/>
          <w:b/>
          <w:sz w:val="24"/>
          <w:szCs w:val="24"/>
          <w:u w:val="single"/>
        </w:rPr>
        <w:t>Starch S</w:t>
      </w:r>
      <w:r w:rsidR="00D8139B" w:rsidRPr="00572B12">
        <w:rPr>
          <w:rFonts w:ascii="Times New Roman" w:hAnsi="Times New Roman" w:cs="Times New Roman"/>
          <w:b/>
          <w:sz w:val="24"/>
          <w:szCs w:val="24"/>
          <w:u w:val="single"/>
        </w:rPr>
        <w:t>ynthesis</w:t>
      </w:r>
    </w:p>
    <w:p w14:paraId="5E6105B8" w14:textId="77777777" w:rsidR="00BA4807" w:rsidRPr="00572B12" w:rsidRDefault="00BA4807">
      <w:pPr>
        <w:spacing w:line="259" w:lineRule="auto"/>
        <w:rPr>
          <w:rFonts w:ascii="Times New Roman" w:hAnsi="Times New Roman" w:cs="Times New Roman"/>
          <w:sz w:val="24"/>
          <w:szCs w:val="24"/>
        </w:rPr>
      </w:pPr>
    </w:p>
    <w:p w14:paraId="4B255403"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a. Glucose-1-phosphate is converted to ADP-glucose with the help of an enzyme ADP-glucose pyrophosphorylase (AGPase). </w:t>
      </w:r>
    </w:p>
    <w:p w14:paraId="7214CDB4" w14:textId="77777777" w:rsidR="00BA4807" w:rsidRPr="00572B12" w:rsidRDefault="00BA4807">
      <w:pPr>
        <w:spacing w:line="259" w:lineRule="auto"/>
        <w:rPr>
          <w:rFonts w:ascii="Times New Roman" w:hAnsi="Times New Roman" w:cs="Times New Roman"/>
          <w:sz w:val="24"/>
          <w:szCs w:val="24"/>
        </w:rPr>
      </w:pPr>
    </w:p>
    <w:p w14:paraId="232471B2"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b. ADP-glucose acts as the substrate for starch synthesis.</w:t>
      </w:r>
    </w:p>
    <w:p w14:paraId="482A8484" w14:textId="77777777" w:rsidR="00BA4807" w:rsidRPr="00572B12" w:rsidRDefault="00BA4807">
      <w:pPr>
        <w:spacing w:line="259" w:lineRule="auto"/>
        <w:rPr>
          <w:rFonts w:ascii="Times New Roman" w:hAnsi="Times New Roman" w:cs="Times New Roman"/>
          <w:sz w:val="24"/>
          <w:szCs w:val="24"/>
        </w:rPr>
      </w:pPr>
    </w:p>
    <w:p w14:paraId="222AA767"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c. The enzyme Starch synthase catalyzes the transfer of glucose molecules from ADP-glucose to the growing starch chain, resulting in the formation of amylose and amylopectin. </w:t>
      </w:r>
    </w:p>
    <w:p w14:paraId="5964E006" w14:textId="77777777" w:rsidR="00BA4807" w:rsidRPr="00572B12" w:rsidRDefault="00BA4807">
      <w:pPr>
        <w:spacing w:line="259" w:lineRule="auto"/>
        <w:rPr>
          <w:rFonts w:ascii="Times New Roman" w:hAnsi="Times New Roman" w:cs="Times New Roman"/>
          <w:sz w:val="24"/>
          <w:szCs w:val="24"/>
        </w:rPr>
      </w:pPr>
    </w:p>
    <w:p w14:paraId="0DF33C92"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d. The branching enzyme (starch branching enzyme or SBE) introduces branch points into the starch chain by transferring segments of glucose to form amylopectin.</w:t>
      </w:r>
    </w:p>
    <w:p w14:paraId="47676037"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noProof/>
          <w:sz w:val="24"/>
          <w:szCs w:val="24"/>
          <w:lang w:val="en-US" w:eastAsia="en-US"/>
        </w:rPr>
        <w:drawing>
          <wp:inline distT="114300" distB="114300" distL="114300" distR="114300" wp14:anchorId="40D96927" wp14:editId="6FA3DE1F">
            <wp:extent cx="4867558" cy="3404057"/>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cstate="print"/>
                    <a:srcRect/>
                    <a:stretch>
                      <a:fillRect/>
                    </a:stretch>
                  </pic:blipFill>
                  <pic:spPr>
                    <a:xfrm>
                      <a:off x="0" y="0"/>
                      <a:ext cx="4867558" cy="3404057"/>
                    </a:xfrm>
                    <a:prstGeom prst="rect">
                      <a:avLst/>
                    </a:prstGeom>
                    <a:ln/>
                  </pic:spPr>
                </pic:pic>
              </a:graphicData>
            </a:graphic>
          </wp:inline>
        </w:drawing>
      </w:r>
    </w:p>
    <w:p w14:paraId="63E2FA24" w14:textId="77777777" w:rsidR="00BA4807" w:rsidRPr="00572B12" w:rsidRDefault="00000000">
      <w:pPr>
        <w:spacing w:line="259" w:lineRule="auto"/>
        <w:rPr>
          <w:rFonts w:ascii="Times New Roman" w:hAnsi="Times New Roman" w:cs="Times New Roman"/>
          <w:sz w:val="24"/>
          <w:szCs w:val="24"/>
        </w:rPr>
      </w:pPr>
      <w:hyperlink r:id="rId29">
        <w:r w:rsidR="00D8139B" w:rsidRPr="00572B12">
          <w:rPr>
            <w:rFonts w:ascii="Times New Roman" w:hAnsi="Times New Roman" w:cs="Times New Roman"/>
            <w:color w:val="1155CC"/>
            <w:sz w:val="24"/>
            <w:szCs w:val="24"/>
            <w:u w:val="single"/>
          </w:rPr>
          <w:t>https://www.researchgate.net/figure/Diagram-of-starch-biosynthesis-pathway_fig3_357401789</w:t>
        </w:r>
      </w:hyperlink>
    </w:p>
    <w:p w14:paraId="15A320F4" w14:textId="77777777" w:rsidR="00BA4807" w:rsidRPr="00572B12" w:rsidRDefault="00BA4807">
      <w:pPr>
        <w:spacing w:line="259" w:lineRule="auto"/>
        <w:rPr>
          <w:rFonts w:ascii="Times New Roman" w:hAnsi="Times New Roman" w:cs="Times New Roman"/>
          <w:sz w:val="24"/>
          <w:szCs w:val="24"/>
        </w:rPr>
      </w:pPr>
    </w:p>
    <w:p w14:paraId="2E33FD5E" w14:textId="77777777" w:rsidR="00BA4807" w:rsidRPr="00572B12" w:rsidRDefault="00D8139B">
      <w:pPr>
        <w:spacing w:after="160" w:line="240" w:lineRule="auto"/>
        <w:ind w:left="720"/>
        <w:jc w:val="both"/>
        <w:rPr>
          <w:rFonts w:ascii="Times New Roman" w:hAnsi="Times New Roman" w:cs="Times New Roman"/>
          <w:b/>
          <w:sz w:val="24"/>
          <w:szCs w:val="24"/>
        </w:rPr>
      </w:pPr>
      <w:r w:rsidRPr="00572B12">
        <w:rPr>
          <w:rFonts w:ascii="Times New Roman" w:eastAsia="Times New Roman" w:hAnsi="Times New Roman" w:cs="Times New Roman"/>
          <w:sz w:val="24"/>
          <w:szCs w:val="24"/>
          <w:highlight w:val="yellow"/>
        </w:rPr>
        <w:t xml:space="preserve">Note:-Create a similar image </w:t>
      </w:r>
    </w:p>
    <w:p w14:paraId="1B8BD8FD" w14:textId="77777777" w:rsidR="00BA4807" w:rsidRPr="00572B12" w:rsidRDefault="00BA4807">
      <w:pPr>
        <w:spacing w:line="259" w:lineRule="auto"/>
        <w:rPr>
          <w:rFonts w:ascii="Times New Roman" w:hAnsi="Times New Roman" w:cs="Times New Roman"/>
          <w:b/>
          <w:sz w:val="24"/>
          <w:szCs w:val="24"/>
        </w:rPr>
      </w:pPr>
    </w:p>
    <w:p w14:paraId="5F103395" w14:textId="77777777" w:rsidR="00BA4807" w:rsidRPr="00572B12" w:rsidRDefault="00A72C78">
      <w:pPr>
        <w:spacing w:line="259" w:lineRule="auto"/>
        <w:rPr>
          <w:rFonts w:ascii="Times New Roman" w:hAnsi="Times New Roman" w:cs="Times New Roman"/>
          <w:b/>
          <w:sz w:val="24"/>
          <w:szCs w:val="24"/>
          <w:u w:val="single"/>
        </w:rPr>
      </w:pPr>
      <w:r>
        <w:rPr>
          <w:rFonts w:ascii="Times New Roman" w:hAnsi="Times New Roman" w:cs="Times New Roman"/>
          <w:b/>
          <w:sz w:val="24"/>
          <w:szCs w:val="24"/>
          <w:u w:val="single"/>
        </w:rPr>
        <w:t>Starch D</w:t>
      </w:r>
      <w:r w:rsidR="00D8139B" w:rsidRPr="00572B12">
        <w:rPr>
          <w:rFonts w:ascii="Times New Roman" w:hAnsi="Times New Roman" w:cs="Times New Roman"/>
          <w:b/>
          <w:sz w:val="24"/>
          <w:szCs w:val="24"/>
          <w:u w:val="single"/>
        </w:rPr>
        <w:t>egradation</w:t>
      </w:r>
    </w:p>
    <w:p w14:paraId="0B97B486" w14:textId="77777777" w:rsidR="00BA4807" w:rsidRPr="00572B12" w:rsidRDefault="00BA4807">
      <w:pPr>
        <w:spacing w:line="259" w:lineRule="auto"/>
        <w:rPr>
          <w:rFonts w:ascii="Times New Roman" w:hAnsi="Times New Roman" w:cs="Times New Roman"/>
          <w:b/>
          <w:sz w:val="24"/>
          <w:szCs w:val="24"/>
          <w:u w:val="single"/>
          <w:shd w:val="clear" w:color="auto" w:fill="F7F7F8"/>
        </w:rPr>
      </w:pPr>
    </w:p>
    <w:p w14:paraId="55F5208A"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lastRenderedPageBreak/>
        <w:t xml:space="preserve">a. The process starts with the action of the enzyme α-amylase, which breaks down the internal α-1,4-glycosidic bonds in amylose and amylopectin, releasing smaller fragments called oligosaccharides. </w:t>
      </w:r>
    </w:p>
    <w:p w14:paraId="37EE4040" w14:textId="77777777" w:rsidR="00BA4807" w:rsidRPr="00572B12" w:rsidRDefault="00BA4807">
      <w:pPr>
        <w:spacing w:line="259" w:lineRule="auto"/>
        <w:rPr>
          <w:rFonts w:ascii="Times New Roman" w:hAnsi="Times New Roman" w:cs="Times New Roman"/>
          <w:sz w:val="24"/>
          <w:szCs w:val="24"/>
        </w:rPr>
      </w:pPr>
    </w:p>
    <w:p w14:paraId="4A23A33A"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b. Oligosaccharides are then broken down into glucose by the action of enzymes like β-amylase and limit dextrinase.</w:t>
      </w:r>
    </w:p>
    <w:p w14:paraId="5439C8F4" w14:textId="77777777" w:rsidR="00BA4807" w:rsidRPr="00572B12" w:rsidRDefault="00BA4807">
      <w:pPr>
        <w:spacing w:line="259" w:lineRule="auto"/>
        <w:rPr>
          <w:rFonts w:ascii="Times New Roman" w:hAnsi="Times New Roman" w:cs="Times New Roman"/>
          <w:sz w:val="24"/>
          <w:szCs w:val="24"/>
        </w:rPr>
      </w:pPr>
    </w:p>
    <w:p w14:paraId="47DF0D29"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c. Glucose liberated during starch degradation is utilized as an energy source or can be stored as soluble sugars. </w:t>
      </w:r>
    </w:p>
    <w:p w14:paraId="5308B389" w14:textId="77777777" w:rsidR="00BA4807" w:rsidRPr="00572B12" w:rsidRDefault="00BA4807">
      <w:pPr>
        <w:spacing w:line="259" w:lineRule="auto"/>
        <w:rPr>
          <w:rFonts w:ascii="Times New Roman" w:hAnsi="Times New Roman" w:cs="Times New Roman"/>
          <w:b/>
          <w:sz w:val="24"/>
          <w:szCs w:val="24"/>
        </w:rPr>
      </w:pPr>
    </w:p>
    <w:p w14:paraId="0FDC8037" w14:textId="77777777" w:rsidR="0081573C" w:rsidRPr="00572B12" w:rsidRDefault="0081573C">
      <w:pPr>
        <w:spacing w:line="259" w:lineRule="auto"/>
        <w:rPr>
          <w:rFonts w:ascii="Times New Roman" w:hAnsi="Times New Roman" w:cs="Times New Roman"/>
          <w:b/>
          <w:color w:val="C00000"/>
          <w:sz w:val="24"/>
          <w:szCs w:val="24"/>
          <w:u w:val="single"/>
        </w:rPr>
      </w:pPr>
      <w:r w:rsidRPr="00572B12">
        <w:rPr>
          <w:rFonts w:ascii="Times New Roman" w:hAnsi="Times New Roman" w:cs="Times New Roman"/>
          <w:b/>
          <w:color w:val="C00000"/>
          <w:sz w:val="24"/>
          <w:szCs w:val="24"/>
          <w:u w:val="single"/>
        </w:rPr>
        <w:t>Quick check: Glucose-1-phosphate is converted to ADP-glucose with the help of an enzyme called Starch synthase. Is It true or false?</w:t>
      </w:r>
    </w:p>
    <w:p w14:paraId="192F719C" w14:textId="77777777" w:rsidR="0081573C" w:rsidRPr="00572B12" w:rsidRDefault="0081573C">
      <w:pPr>
        <w:spacing w:line="259" w:lineRule="auto"/>
        <w:rPr>
          <w:rFonts w:ascii="Times New Roman" w:hAnsi="Times New Roman" w:cs="Times New Roman"/>
          <w:b/>
          <w:sz w:val="24"/>
          <w:szCs w:val="24"/>
        </w:rPr>
      </w:pPr>
    </w:p>
    <w:p w14:paraId="4C2626EB" w14:textId="77777777" w:rsidR="0081573C" w:rsidRPr="00572B12" w:rsidRDefault="00A72C78">
      <w:pPr>
        <w:spacing w:line="259" w:lineRule="auto"/>
        <w:rPr>
          <w:rFonts w:ascii="Times New Roman" w:hAnsi="Times New Roman" w:cs="Times New Roman"/>
          <w:b/>
          <w:color w:val="C00000"/>
          <w:sz w:val="24"/>
          <w:szCs w:val="24"/>
          <w:highlight w:val="yellow"/>
        </w:rPr>
      </w:pPr>
      <w:r>
        <w:rPr>
          <w:rFonts w:ascii="Times New Roman" w:hAnsi="Times New Roman" w:cs="Times New Roman"/>
          <w:b/>
          <w:color w:val="C00000"/>
          <w:sz w:val="24"/>
          <w:szCs w:val="24"/>
          <w:highlight w:val="yellow"/>
        </w:rPr>
        <w:t>Answer:</w:t>
      </w:r>
      <w:r w:rsidR="0081573C" w:rsidRPr="00572B12">
        <w:rPr>
          <w:rFonts w:ascii="Times New Roman" w:hAnsi="Times New Roman" w:cs="Times New Roman"/>
          <w:b/>
          <w:color w:val="C00000"/>
          <w:sz w:val="24"/>
          <w:szCs w:val="24"/>
          <w:highlight w:val="yellow"/>
        </w:rPr>
        <w:t xml:space="preserve"> It is false.</w:t>
      </w:r>
    </w:p>
    <w:p w14:paraId="6EAFD684" w14:textId="77777777" w:rsidR="0081573C" w:rsidRPr="00572B12" w:rsidRDefault="0081573C">
      <w:pPr>
        <w:spacing w:line="259" w:lineRule="auto"/>
        <w:rPr>
          <w:rFonts w:ascii="Times New Roman" w:hAnsi="Times New Roman" w:cs="Times New Roman"/>
          <w:b/>
          <w:color w:val="C00000"/>
          <w:sz w:val="24"/>
          <w:szCs w:val="24"/>
          <w:highlight w:val="yellow"/>
        </w:rPr>
      </w:pPr>
    </w:p>
    <w:p w14:paraId="6AC57B4A" w14:textId="77777777" w:rsidR="0081573C" w:rsidRPr="00572B12" w:rsidRDefault="0081573C">
      <w:pPr>
        <w:spacing w:line="259" w:lineRule="auto"/>
        <w:rPr>
          <w:rFonts w:ascii="Times New Roman" w:hAnsi="Times New Roman" w:cs="Times New Roman"/>
          <w:b/>
          <w:color w:val="C00000"/>
          <w:sz w:val="24"/>
          <w:szCs w:val="24"/>
        </w:rPr>
      </w:pPr>
      <w:r w:rsidRPr="00572B12">
        <w:rPr>
          <w:rFonts w:ascii="Times New Roman" w:hAnsi="Times New Roman" w:cs="Times New Roman"/>
          <w:b/>
          <w:color w:val="C00000"/>
          <w:sz w:val="24"/>
          <w:szCs w:val="24"/>
          <w:highlight w:val="yellow"/>
        </w:rPr>
        <w:t>Explanation-</w:t>
      </w:r>
      <w:r w:rsidRPr="00572B12">
        <w:rPr>
          <w:rFonts w:ascii="Times New Roman" w:hAnsi="Times New Roman" w:cs="Times New Roman"/>
          <w:sz w:val="24"/>
          <w:szCs w:val="24"/>
          <w:highlight w:val="yellow"/>
        </w:rPr>
        <w:t xml:space="preserve"> </w:t>
      </w:r>
      <w:r w:rsidRPr="00572B12">
        <w:rPr>
          <w:rFonts w:ascii="Times New Roman" w:hAnsi="Times New Roman" w:cs="Times New Roman"/>
          <w:b/>
          <w:color w:val="C00000"/>
          <w:sz w:val="24"/>
          <w:szCs w:val="24"/>
          <w:highlight w:val="yellow"/>
        </w:rPr>
        <w:t>ADP-glucose is formed from glucose-1-phosphate with the help of ADP-glucose pyrophosphorylase, not Starch synthase.</w:t>
      </w:r>
    </w:p>
    <w:p w14:paraId="3517B11B" w14:textId="77777777" w:rsidR="0081573C" w:rsidRPr="00572B12" w:rsidRDefault="0081573C">
      <w:pPr>
        <w:spacing w:line="259" w:lineRule="auto"/>
        <w:rPr>
          <w:rFonts w:ascii="Times New Roman" w:hAnsi="Times New Roman" w:cs="Times New Roman"/>
          <w:b/>
          <w:color w:val="C00000"/>
          <w:sz w:val="24"/>
          <w:szCs w:val="24"/>
        </w:rPr>
      </w:pPr>
    </w:p>
    <w:p w14:paraId="68F22FF3" w14:textId="77777777" w:rsidR="00BA4807" w:rsidRPr="00572B12" w:rsidRDefault="00D8139B">
      <w:pPr>
        <w:pStyle w:val="Heading3"/>
        <w:spacing w:line="259" w:lineRule="auto"/>
        <w:rPr>
          <w:rFonts w:ascii="Times New Roman" w:hAnsi="Times New Roman" w:cs="Times New Roman"/>
          <w:b/>
          <w:color w:val="000000"/>
          <w:sz w:val="24"/>
          <w:szCs w:val="24"/>
        </w:rPr>
      </w:pPr>
      <w:bookmarkStart w:id="10" w:name="_gwwdr8qw1f8s" w:colFirst="0" w:colLast="0"/>
      <w:bookmarkEnd w:id="10"/>
      <w:r w:rsidRPr="00572B12">
        <w:rPr>
          <w:rFonts w:ascii="Times New Roman" w:hAnsi="Times New Roman" w:cs="Times New Roman"/>
          <w:b/>
          <w:color w:val="000000"/>
          <w:sz w:val="24"/>
          <w:szCs w:val="24"/>
        </w:rPr>
        <w:t>Sucrose Metabolism and Transport</w:t>
      </w:r>
    </w:p>
    <w:p w14:paraId="2E2660A2" w14:textId="77777777" w:rsidR="00BA4807" w:rsidRPr="00572B12" w:rsidRDefault="00BA4807">
      <w:pPr>
        <w:rPr>
          <w:rFonts w:ascii="Times New Roman" w:hAnsi="Times New Roman" w:cs="Times New Roman"/>
          <w:sz w:val="24"/>
          <w:szCs w:val="24"/>
        </w:rPr>
      </w:pPr>
    </w:p>
    <w:p w14:paraId="1155FB26"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Sucrose metabolism involves the breakdown of sucrose. </w:t>
      </w:r>
    </w:p>
    <w:p w14:paraId="2A90A18B"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Sucrose is synthesized and transported through the phloem and can be hydrolyzed in tissues to provide energy or can be stored in the form of starch.</w:t>
      </w:r>
    </w:p>
    <w:p w14:paraId="099228F1" w14:textId="77777777" w:rsidR="00BA4807" w:rsidRPr="00572B12" w:rsidRDefault="00BA4807">
      <w:pPr>
        <w:spacing w:line="259" w:lineRule="auto"/>
        <w:rPr>
          <w:rFonts w:ascii="Times New Roman" w:hAnsi="Times New Roman" w:cs="Times New Roman"/>
          <w:sz w:val="24"/>
          <w:szCs w:val="24"/>
        </w:rPr>
      </w:pPr>
    </w:p>
    <w:p w14:paraId="4739580D"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Sucrose metabolism is explained in the following steps–</w:t>
      </w:r>
    </w:p>
    <w:p w14:paraId="7DF3D4E5" w14:textId="77777777" w:rsidR="00BA4807" w:rsidRPr="00572B12" w:rsidRDefault="00BA4807">
      <w:pPr>
        <w:spacing w:line="259" w:lineRule="auto"/>
        <w:rPr>
          <w:rFonts w:ascii="Times New Roman" w:hAnsi="Times New Roman" w:cs="Times New Roman"/>
          <w:sz w:val="24"/>
          <w:szCs w:val="24"/>
        </w:rPr>
      </w:pPr>
    </w:p>
    <w:p w14:paraId="0E3B3DCB"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b/>
          <w:sz w:val="24"/>
          <w:szCs w:val="24"/>
        </w:rPr>
        <w:t>Sucrose synthesis</w:t>
      </w:r>
      <w:r w:rsidRPr="00572B12">
        <w:rPr>
          <w:rFonts w:ascii="Times New Roman" w:hAnsi="Times New Roman" w:cs="Times New Roman"/>
          <w:sz w:val="24"/>
          <w:szCs w:val="24"/>
        </w:rPr>
        <w:t>: Glucose and fructose molecules are combined with the enzyme called -sucrose synthase, which results in the formation of sucrose.</w:t>
      </w:r>
    </w:p>
    <w:p w14:paraId="11BE5E1B"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                                                 </w:t>
      </w:r>
      <w:r w:rsidRPr="00572B12">
        <w:rPr>
          <w:rFonts w:ascii="Segoe UI Emoji" w:hAnsi="Segoe UI Emoji" w:cs="Segoe UI Emoji"/>
          <w:sz w:val="24"/>
          <w:szCs w:val="24"/>
        </w:rPr>
        <w:t>⬇️</w:t>
      </w:r>
    </w:p>
    <w:p w14:paraId="4F2CDE9D" w14:textId="77777777" w:rsidR="00BA4807" w:rsidRPr="00572B12" w:rsidRDefault="00BA4807">
      <w:pPr>
        <w:spacing w:line="259" w:lineRule="auto"/>
        <w:rPr>
          <w:rFonts w:ascii="Times New Roman" w:hAnsi="Times New Roman" w:cs="Times New Roman"/>
          <w:sz w:val="24"/>
          <w:szCs w:val="24"/>
        </w:rPr>
      </w:pPr>
    </w:p>
    <w:p w14:paraId="07651EB5"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b/>
          <w:sz w:val="24"/>
          <w:szCs w:val="24"/>
        </w:rPr>
        <w:t>Sucrose breakdown</w:t>
      </w:r>
      <w:r w:rsidRPr="00572B12">
        <w:rPr>
          <w:rFonts w:ascii="Times New Roman" w:hAnsi="Times New Roman" w:cs="Times New Roman"/>
          <w:sz w:val="24"/>
          <w:szCs w:val="24"/>
        </w:rPr>
        <w:t xml:space="preserve">: In sink tissues, such as fruits or roots, sucrose is hydrolyzed by the enzyme invertase or sucrase into glucose and fructose.                                   </w:t>
      </w:r>
      <w:r w:rsidRPr="00572B12">
        <w:rPr>
          <w:rFonts w:ascii="Segoe UI Emoji" w:hAnsi="Segoe UI Emoji" w:cs="Segoe UI Emoji"/>
          <w:sz w:val="24"/>
          <w:szCs w:val="24"/>
        </w:rPr>
        <w:t>⬇️</w:t>
      </w:r>
    </w:p>
    <w:p w14:paraId="4D57A7EC" w14:textId="77777777" w:rsidR="00BA4807" w:rsidRPr="00572B12" w:rsidRDefault="00BA4807">
      <w:pPr>
        <w:spacing w:line="259" w:lineRule="auto"/>
        <w:rPr>
          <w:rFonts w:ascii="Times New Roman" w:hAnsi="Times New Roman" w:cs="Times New Roman"/>
          <w:sz w:val="24"/>
          <w:szCs w:val="24"/>
        </w:rPr>
      </w:pPr>
    </w:p>
    <w:p w14:paraId="36D1DBFB"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b/>
          <w:sz w:val="24"/>
          <w:szCs w:val="24"/>
        </w:rPr>
        <w:t>Sucrose transpor</w:t>
      </w:r>
      <w:r w:rsidRPr="00572B12">
        <w:rPr>
          <w:rFonts w:ascii="Times New Roman" w:hAnsi="Times New Roman" w:cs="Times New Roman"/>
          <w:sz w:val="24"/>
          <w:szCs w:val="24"/>
        </w:rPr>
        <w:t>t: Sucrose is loaded into the phloem sieve tubes from leaves through active transport mechanisms which utilize sucrose transporters.</w:t>
      </w:r>
    </w:p>
    <w:p w14:paraId="2BF0FE75"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                                                 </w:t>
      </w:r>
      <w:r w:rsidRPr="00572B12">
        <w:rPr>
          <w:rFonts w:ascii="Segoe UI Emoji" w:hAnsi="Segoe UI Emoji" w:cs="Segoe UI Emoji"/>
          <w:sz w:val="24"/>
          <w:szCs w:val="24"/>
        </w:rPr>
        <w:t>⬇️</w:t>
      </w:r>
    </w:p>
    <w:p w14:paraId="575E92EA"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  </w:t>
      </w:r>
    </w:p>
    <w:p w14:paraId="6236EEA0"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b/>
          <w:sz w:val="24"/>
          <w:szCs w:val="24"/>
        </w:rPr>
        <w:t>Sucrose unloading</w:t>
      </w:r>
      <w:r w:rsidRPr="00572B12">
        <w:rPr>
          <w:rFonts w:ascii="Times New Roman" w:hAnsi="Times New Roman" w:cs="Times New Roman"/>
          <w:sz w:val="24"/>
          <w:szCs w:val="24"/>
        </w:rPr>
        <w:t>: In sink tissues, sucrose is unloaded from the phloem into surrounding cells for utilization and for storage.</w:t>
      </w:r>
    </w:p>
    <w:p w14:paraId="706D653C"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                                                 </w:t>
      </w:r>
      <w:r w:rsidRPr="00572B12">
        <w:rPr>
          <w:rFonts w:ascii="Segoe UI Emoji" w:hAnsi="Segoe UI Emoji" w:cs="Segoe UI Emoji"/>
          <w:sz w:val="24"/>
          <w:szCs w:val="24"/>
        </w:rPr>
        <w:t>⬇️</w:t>
      </w:r>
    </w:p>
    <w:p w14:paraId="2FD1AB54" w14:textId="77777777" w:rsidR="00BA4807" w:rsidRPr="00572B12" w:rsidRDefault="00BA4807">
      <w:pPr>
        <w:spacing w:line="259" w:lineRule="auto"/>
        <w:rPr>
          <w:rFonts w:ascii="Times New Roman" w:hAnsi="Times New Roman" w:cs="Times New Roman"/>
          <w:sz w:val="24"/>
          <w:szCs w:val="24"/>
        </w:rPr>
      </w:pPr>
    </w:p>
    <w:p w14:paraId="19A68B29"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b/>
          <w:sz w:val="24"/>
          <w:szCs w:val="24"/>
        </w:rPr>
        <w:t>Sucrose utilization</w:t>
      </w:r>
      <w:r w:rsidRPr="00572B12">
        <w:rPr>
          <w:rFonts w:ascii="Times New Roman" w:hAnsi="Times New Roman" w:cs="Times New Roman"/>
          <w:sz w:val="24"/>
          <w:szCs w:val="24"/>
        </w:rPr>
        <w:t>: Glucose and fructose produced from sucrose breakdown are used as energy sources or gets converted into other molecules for metabolic processes.</w:t>
      </w:r>
    </w:p>
    <w:p w14:paraId="25356EFA" w14:textId="77777777" w:rsidR="00BA4807" w:rsidRPr="00572B12" w:rsidRDefault="00BA4807">
      <w:pPr>
        <w:spacing w:line="259" w:lineRule="auto"/>
        <w:rPr>
          <w:rFonts w:ascii="Times New Roman" w:hAnsi="Times New Roman" w:cs="Times New Roman"/>
          <w:b/>
          <w:sz w:val="24"/>
          <w:szCs w:val="24"/>
        </w:rPr>
      </w:pPr>
    </w:p>
    <w:p w14:paraId="0DEF2073" w14:textId="77777777" w:rsidR="00BA4807" w:rsidRPr="00572B12" w:rsidRDefault="00D8139B">
      <w:pPr>
        <w:spacing w:after="160" w:line="259" w:lineRule="auto"/>
        <w:rPr>
          <w:rFonts w:ascii="Times New Roman" w:hAnsi="Times New Roman" w:cs="Times New Roman"/>
          <w:b/>
          <w:color w:val="CC0000"/>
          <w:sz w:val="24"/>
          <w:szCs w:val="24"/>
          <w:u w:val="single"/>
        </w:rPr>
      </w:pPr>
      <w:r w:rsidRPr="00572B12">
        <w:rPr>
          <w:rFonts w:ascii="Times New Roman" w:hAnsi="Times New Roman" w:cs="Times New Roman"/>
          <w:b/>
          <w:color w:val="CC0000"/>
          <w:sz w:val="24"/>
          <w:szCs w:val="24"/>
          <w:u w:val="single"/>
        </w:rPr>
        <w:lastRenderedPageBreak/>
        <w:t>Quick Check</w:t>
      </w:r>
      <w:r w:rsidR="0081573C" w:rsidRPr="00572B12">
        <w:rPr>
          <w:rFonts w:ascii="Times New Roman" w:hAnsi="Times New Roman" w:cs="Times New Roman"/>
          <w:b/>
          <w:color w:val="CC0000"/>
          <w:sz w:val="24"/>
          <w:szCs w:val="24"/>
          <w:u w:val="single"/>
        </w:rPr>
        <w:t>: Sucrose is loaded into the phloem sieve tubes from leaves through passive transport mechanisms. Is it true or false?</w:t>
      </w:r>
    </w:p>
    <w:p w14:paraId="29BC9506" w14:textId="77777777" w:rsidR="0081573C" w:rsidRPr="00572B12" w:rsidRDefault="00A72C78" w:rsidP="0081573C">
      <w:pPr>
        <w:pStyle w:val="Heading3"/>
        <w:spacing w:line="259" w:lineRule="auto"/>
        <w:rPr>
          <w:rFonts w:ascii="Times New Roman" w:hAnsi="Times New Roman" w:cs="Times New Roman"/>
          <w:b/>
          <w:color w:val="000000"/>
          <w:sz w:val="24"/>
          <w:szCs w:val="24"/>
          <w:highlight w:val="yellow"/>
        </w:rPr>
      </w:pPr>
      <w:bookmarkStart w:id="11" w:name="_ieupheh28jcd" w:colFirst="0" w:colLast="0"/>
      <w:bookmarkEnd w:id="11"/>
      <w:r>
        <w:rPr>
          <w:rFonts w:ascii="Times New Roman" w:hAnsi="Times New Roman" w:cs="Times New Roman"/>
          <w:b/>
          <w:color w:val="000000"/>
          <w:sz w:val="24"/>
          <w:szCs w:val="24"/>
          <w:highlight w:val="yellow"/>
        </w:rPr>
        <w:t>Answer:</w:t>
      </w:r>
      <w:r w:rsidR="0081573C" w:rsidRPr="00572B12">
        <w:rPr>
          <w:rFonts w:ascii="Times New Roman" w:hAnsi="Times New Roman" w:cs="Times New Roman"/>
          <w:b/>
          <w:color w:val="000000"/>
          <w:sz w:val="24"/>
          <w:szCs w:val="24"/>
          <w:highlight w:val="yellow"/>
        </w:rPr>
        <w:t xml:space="preserve"> It is false.</w:t>
      </w:r>
    </w:p>
    <w:p w14:paraId="42ADD854" w14:textId="77777777" w:rsidR="0081573C" w:rsidRPr="00572B12" w:rsidRDefault="0081573C" w:rsidP="0081573C">
      <w:pPr>
        <w:rPr>
          <w:rFonts w:ascii="Times New Roman" w:hAnsi="Times New Roman" w:cs="Times New Roman"/>
          <w:sz w:val="24"/>
          <w:szCs w:val="24"/>
          <w:highlight w:val="yellow"/>
        </w:rPr>
      </w:pPr>
    </w:p>
    <w:p w14:paraId="2250DD7E" w14:textId="77777777" w:rsidR="0081573C" w:rsidRPr="00572B12" w:rsidRDefault="0081573C" w:rsidP="0081573C">
      <w:pPr>
        <w:rPr>
          <w:rFonts w:ascii="Times New Roman" w:hAnsi="Times New Roman" w:cs="Times New Roman"/>
          <w:b/>
          <w:bCs/>
          <w:sz w:val="24"/>
          <w:szCs w:val="24"/>
        </w:rPr>
      </w:pPr>
      <w:r w:rsidRPr="00572B12">
        <w:rPr>
          <w:rFonts w:ascii="Times New Roman" w:hAnsi="Times New Roman" w:cs="Times New Roman"/>
          <w:b/>
          <w:bCs/>
          <w:sz w:val="24"/>
          <w:szCs w:val="24"/>
          <w:highlight w:val="yellow"/>
        </w:rPr>
        <w:t>Explanation-Sucrose is loaded via an active transport mechanism, not passive. Active transport requires energy.</w:t>
      </w:r>
    </w:p>
    <w:p w14:paraId="134DEF7C" w14:textId="77777777" w:rsidR="0081573C" w:rsidRPr="00572B12" w:rsidRDefault="0081573C" w:rsidP="0081573C">
      <w:pPr>
        <w:rPr>
          <w:rFonts w:ascii="Times New Roman" w:hAnsi="Times New Roman" w:cs="Times New Roman"/>
          <w:sz w:val="24"/>
          <w:szCs w:val="24"/>
        </w:rPr>
      </w:pPr>
    </w:p>
    <w:p w14:paraId="2FE9312E" w14:textId="77777777" w:rsidR="00BA4807" w:rsidRPr="00572B12" w:rsidRDefault="00D8139B">
      <w:pPr>
        <w:pStyle w:val="Heading3"/>
        <w:spacing w:line="259" w:lineRule="auto"/>
        <w:rPr>
          <w:rFonts w:ascii="Times New Roman" w:hAnsi="Times New Roman" w:cs="Times New Roman"/>
          <w:b/>
          <w:color w:val="000000"/>
          <w:sz w:val="24"/>
          <w:szCs w:val="24"/>
        </w:rPr>
      </w:pPr>
      <w:bookmarkStart w:id="12" w:name="_bp90otoi5amg" w:colFirst="0" w:colLast="0"/>
      <w:bookmarkEnd w:id="12"/>
      <w:r w:rsidRPr="00572B12">
        <w:rPr>
          <w:rFonts w:ascii="Times New Roman" w:hAnsi="Times New Roman" w:cs="Times New Roman"/>
          <w:b/>
          <w:color w:val="000000"/>
          <w:sz w:val="24"/>
          <w:szCs w:val="24"/>
        </w:rPr>
        <w:t>Plant Hormones</w:t>
      </w:r>
    </w:p>
    <w:p w14:paraId="20106FFB" w14:textId="77777777" w:rsidR="00BA4807" w:rsidRPr="00572B12" w:rsidRDefault="00BA4807">
      <w:pPr>
        <w:rPr>
          <w:rFonts w:ascii="Times New Roman" w:hAnsi="Times New Roman" w:cs="Times New Roman"/>
          <w:sz w:val="24"/>
          <w:szCs w:val="24"/>
        </w:rPr>
      </w:pPr>
    </w:p>
    <w:p w14:paraId="31A4A17D" w14:textId="77777777" w:rsidR="00BA4807" w:rsidRPr="00572B12" w:rsidRDefault="00D8139B">
      <w:pPr>
        <w:rPr>
          <w:rFonts w:ascii="Times New Roman" w:hAnsi="Times New Roman" w:cs="Times New Roman"/>
          <w:sz w:val="24"/>
          <w:szCs w:val="24"/>
        </w:rPr>
      </w:pPr>
      <w:r w:rsidRPr="00572B12">
        <w:rPr>
          <w:rFonts w:ascii="Times New Roman" w:hAnsi="Times New Roman" w:cs="Times New Roman"/>
          <w:sz w:val="24"/>
          <w:szCs w:val="24"/>
        </w:rPr>
        <w:t xml:space="preserve">Plant hormones, also called phytohormones, are naturally occurring chemical messengers that regulate many physiological processes in plants. They play pivotal functions in plant growth, development, and responses to environmental stimuli. </w:t>
      </w:r>
    </w:p>
    <w:p w14:paraId="13D3FFD2" w14:textId="77777777" w:rsidR="00BA4807" w:rsidRPr="00572B12" w:rsidRDefault="00BA4807">
      <w:pPr>
        <w:rPr>
          <w:rFonts w:ascii="Times New Roman" w:hAnsi="Times New Roman" w:cs="Times New Roman"/>
          <w:sz w:val="24"/>
          <w:szCs w:val="24"/>
        </w:rPr>
      </w:pPr>
    </w:p>
    <w:p w14:paraId="4709D2BC" w14:textId="77777777" w:rsidR="00BA4807" w:rsidRPr="00572B12" w:rsidRDefault="00D8139B">
      <w:pPr>
        <w:rPr>
          <w:rFonts w:ascii="Times New Roman" w:hAnsi="Times New Roman" w:cs="Times New Roman"/>
          <w:sz w:val="24"/>
          <w:szCs w:val="24"/>
        </w:rPr>
      </w:pPr>
      <w:r w:rsidRPr="00572B12">
        <w:rPr>
          <w:rFonts w:ascii="Times New Roman" w:hAnsi="Times New Roman" w:cs="Times New Roman"/>
          <w:sz w:val="24"/>
          <w:szCs w:val="24"/>
        </w:rPr>
        <w:t>Here are the types of plant hormones and their roles in growth and development:</w:t>
      </w:r>
    </w:p>
    <w:p w14:paraId="5EE66005" w14:textId="77777777" w:rsidR="00BA4807" w:rsidRPr="00572B12" w:rsidRDefault="00BA4807">
      <w:pPr>
        <w:rPr>
          <w:rFonts w:ascii="Times New Roman" w:hAnsi="Times New Roman" w:cs="Times New Roman"/>
          <w:sz w:val="24"/>
          <w:szCs w:val="24"/>
        </w:rPr>
      </w:pPr>
    </w:p>
    <w:p w14:paraId="46FE84F8" w14:textId="77777777" w:rsidR="00BA4807" w:rsidRPr="00572B12" w:rsidRDefault="00D8139B">
      <w:pPr>
        <w:numPr>
          <w:ilvl w:val="0"/>
          <w:numId w:val="11"/>
        </w:numPr>
        <w:spacing w:line="259" w:lineRule="auto"/>
        <w:rPr>
          <w:rFonts w:ascii="Times New Roman" w:hAnsi="Times New Roman" w:cs="Times New Roman"/>
          <w:b/>
          <w:sz w:val="24"/>
          <w:szCs w:val="24"/>
        </w:rPr>
      </w:pPr>
      <w:r w:rsidRPr="00572B12">
        <w:rPr>
          <w:rFonts w:ascii="Times New Roman" w:hAnsi="Times New Roman" w:cs="Times New Roman"/>
          <w:b/>
          <w:sz w:val="24"/>
          <w:szCs w:val="24"/>
        </w:rPr>
        <w:t>Auxins</w:t>
      </w:r>
    </w:p>
    <w:p w14:paraId="2D40002D" w14:textId="77777777" w:rsidR="00BA4807" w:rsidRPr="00572B12" w:rsidRDefault="00BA4807">
      <w:pPr>
        <w:spacing w:line="259" w:lineRule="auto"/>
        <w:rPr>
          <w:rFonts w:ascii="Times New Roman" w:hAnsi="Times New Roman" w:cs="Times New Roman"/>
          <w:b/>
          <w:sz w:val="24"/>
          <w:szCs w:val="24"/>
        </w:rPr>
      </w:pPr>
    </w:p>
    <w:p w14:paraId="0B538F46" w14:textId="77777777" w:rsidR="00BA4807" w:rsidRPr="00572B12" w:rsidRDefault="00D8139B">
      <w:pPr>
        <w:numPr>
          <w:ilvl w:val="0"/>
          <w:numId w:val="8"/>
        </w:numPr>
        <w:spacing w:line="259" w:lineRule="auto"/>
        <w:rPr>
          <w:rFonts w:ascii="Times New Roman" w:hAnsi="Times New Roman" w:cs="Times New Roman"/>
          <w:sz w:val="24"/>
          <w:szCs w:val="24"/>
        </w:rPr>
      </w:pPr>
      <w:r w:rsidRPr="00572B12">
        <w:rPr>
          <w:rFonts w:ascii="Times New Roman" w:hAnsi="Times New Roman" w:cs="Times New Roman"/>
          <w:sz w:val="24"/>
          <w:szCs w:val="24"/>
        </w:rPr>
        <w:t>Helps in cell elongation and tropisms (e.g., phototropism and gravitropism).</w:t>
      </w:r>
    </w:p>
    <w:p w14:paraId="1FAC2A80" w14:textId="77777777" w:rsidR="00BA4807" w:rsidRPr="00572B12" w:rsidRDefault="00D8139B">
      <w:pPr>
        <w:numPr>
          <w:ilvl w:val="0"/>
          <w:numId w:val="8"/>
        </w:numPr>
        <w:spacing w:line="259" w:lineRule="auto"/>
        <w:rPr>
          <w:rFonts w:ascii="Times New Roman" w:hAnsi="Times New Roman" w:cs="Times New Roman"/>
          <w:sz w:val="24"/>
          <w:szCs w:val="24"/>
        </w:rPr>
      </w:pPr>
      <w:r w:rsidRPr="00572B12">
        <w:rPr>
          <w:rFonts w:ascii="Times New Roman" w:hAnsi="Times New Roman" w:cs="Times New Roman"/>
          <w:sz w:val="24"/>
          <w:szCs w:val="24"/>
        </w:rPr>
        <w:t>Promote apical growth and inhibit lateral bud growth.</w:t>
      </w:r>
      <w:r w:rsidRPr="00572B12">
        <w:rPr>
          <w:rFonts w:ascii="Times New Roman" w:hAnsi="Times New Roman" w:cs="Times New Roman"/>
          <w:sz w:val="24"/>
          <w:szCs w:val="24"/>
        </w:rPr>
        <w:br w:type="page"/>
      </w:r>
    </w:p>
    <w:p w14:paraId="2AE74193" w14:textId="77777777" w:rsidR="00BA4807" w:rsidRPr="00572B12" w:rsidRDefault="00D8139B">
      <w:pPr>
        <w:numPr>
          <w:ilvl w:val="0"/>
          <w:numId w:val="8"/>
        </w:numPr>
        <w:spacing w:line="259" w:lineRule="auto"/>
        <w:rPr>
          <w:rFonts w:ascii="Times New Roman" w:hAnsi="Times New Roman" w:cs="Times New Roman"/>
          <w:sz w:val="24"/>
          <w:szCs w:val="24"/>
        </w:rPr>
      </w:pPr>
      <w:r w:rsidRPr="00572B12">
        <w:rPr>
          <w:rFonts w:ascii="Times New Roman" w:hAnsi="Times New Roman" w:cs="Times New Roman"/>
          <w:sz w:val="24"/>
          <w:szCs w:val="24"/>
        </w:rPr>
        <w:lastRenderedPageBreak/>
        <w:t>Stimulate root differentiation and development.</w:t>
      </w:r>
    </w:p>
    <w:p w14:paraId="04CB6C6A" w14:textId="77777777" w:rsidR="00BA4807" w:rsidRPr="00572B12" w:rsidRDefault="00D8139B">
      <w:pPr>
        <w:numPr>
          <w:ilvl w:val="0"/>
          <w:numId w:val="8"/>
        </w:numPr>
        <w:spacing w:line="259" w:lineRule="auto"/>
        <w:rPr>
          <w:rFonts w:ascii="Times New Roman" w:hAnsi="Times New Roman" w:cs="Times New Roman"/>
          <w:sz w:val="24"/>
          <w:szCs w:val="24"/>
        </w:rPr>
      </w:pPr>
      <w:r w:rsidRPr="00572B12">
        <w:rPr>
          <w:rFonts w:ascii="Times New Roman" w:hAnsi="Times New Roman" w:cs="Times New Roman"/>
          <w:sz w:val="24"/>
          <w:szCs w:val="24"/>
        </w:rPr>
        <w:t>Contribute in  fruit development and prevent fruit drop.</w:t>
      </w:r>
    </w:p>
    <w:p w14:paraId="0B0AC0FA" w14:textId="77777777" w:rsidR="00BA4807" w:rsidRPr="00572B12" w:rsidRDefault="00BA4807">
      <w:pPr>
        <w:spacing w:line="259" w:lineRule="auto"/>
        <w:rPr>
          <w:rFonts w:ascii="Times New Roman" w:hAnsi="Times New Roman" w:cs="Times New Roman"/>
          <w:b/>
          <w:sz w:val="24"/>
          <w:szCs w:val="24"/>
        </w:rPr>
      </w:pPr>
    </w:p>
    <w:p w14:paraId="3699FF94" w14:textId="77777777" w:rsidR="00BA4807" w:rsidRPr="00572B12" w:rsidRDefault="00D8139B">
      <w:pPr>
        <w:numPr>
          <w:ilvl w:val="0"/>
          <w:numId w:val="11"/>
        </w:numPr>
        <w:spacing w:line="259" w:lineRule="auto"/>
        <w:rPr>
          <w:rFonts w:ascii="Times New Roman" w:hAnsi="Times New Roman" w:cs="Times New Roman"/>
          <w:b/>
          <w:sz w:val="24"/>
          <w:szCs w:val="24"/>
        </w:rPr>
      </w:pPr>
      <w:r w:rsidRPr="00572B12">
        <w:rPr>
          <w:rFonts w:ascii="Times New Roman" w:hAnsi="Times New Roman" w:cs="Times New Roman"/>
          <w:b/>
          <w:sz w:val="24"/>
          <w:szCs w:val="24"/>
        </w:rPr>
        <w:t>Cytokinins</w:t>
      </w:r>
    </w:p>
    <w:p w14:paraId="4CEE928D" w14:textId="77777777" w:rsidR="00BA4807" w:rsidRPr="00572B12" w:rsidRDefault="00BA4807">
      <w:pPr>
        <w:spacing w:line="259" w:lineRule="auto"/>
        <w:ind w:left="720"/>
        <w:rPr>
          <w:rFonts w:ascii="Times New Roman" w:hAnsi="Times New Roman" w:cs="Times New Roman"/>
          <w:b/>
          <w:color w:val="374151"/>
          <w:sz w:val="24"/>
          <w:szCs w:val="24"/>
        </w:rPr>
      </w:pPr>
    </w:p>
    <w:p w14:paraId="7779177E" w14:textId="77777777" w:rsidR="00BA4807" w:rsidRPr="00572B12" w:rsidRDefault="00D8139B">
      <w:pPr>
        <w:numPr>
          <w:ilvl w:val="0"/>
          <w:numId w:val="5"/>
        </w:num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Promotes division of cells </w:t>
      </w:r>
    </w:p>
    <w:p w14:paraId="7B8728AB" w14:textId="77777777" w:rsidR="00BA4807" w:rsidRPr="00572B12" w:rsidRDefault="00D8139B">
      <w:pPr>
        <w:numPr>
          <w:ilvl w:val="0"/>
          <w:numId w:val="5"/>
        </w:numPr>
        <w:spacing w:line="259" w:lineRule="auto"/>
        <w:rPr>
          <w:rFonts w:ascii="Times New Roman" w:hAnsi="Times New Roman" w:cs="Times New Roman"/>
          <w:sz w:val="24"/>
          <w:szCs w:val="24"/>
        </w:rPr>
      </w:pPr>
      <w:r w:rsidRPr="00572B12">
        <w:rPr>
          <w:rFonts w:ascii="Times New Roman" w:hAnsi="Times New Roman" w:cs="Times New Roman"/>
          <w:sz w:val="24"/>
          <w:szCs w:val="24"/>
        </w:rPr>
        <w:t>Delay leaf senescence.</w:t>
      </w:r>
    </w:p>
    <w:p w14:paraId="0B30178B" w14:textId="77777777" w:rsidR="00BA4807" w:rsidRPr="00572B12" w:rsidRDefault="00D8139B">
      <w:pPr>
        <w:numPr>
          <w:ilvl w:val="0"/>
          <w:numId w:val="5"/>
        </w:num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Promote lateral bud growth </w:t>
      </w:r>
    </w:p>
    <w:p w14:paraId="4F03E6DE" w14:textId="77777777" w:rsidR="00BA4807" w:rsidRPr="00572B12" w:rsidRDefault="00BA4807">
      <w:pPr>
        <w:spacing w:line="259" w:lineRule="auto"/>
        <w:ind w:left="720"/>
        <w:rPr>
          <w:rFonts w:ascii="Times New Roman" w:hAnsi="Times New Roman" w:cs="Times New Roman"/>
          <w:sz w:val="24"/>
          <w:szCs w:val="24"/>
        </w:rPr>
      </w:pPr>
    </w:p>
    <w:p w14:paraId="63BCB567" w14:textId="77777777" w:rsidR="00BA4807" w:rsidRPr="00572B12" w:rsidRDefault="00D8139B">
      <w:pPr>
        <w:numPr>
          <w:ilvl w:val="0"/>
          <w:numId w:val="11"/>
        </w:numPr>
        <w:spacing w:line="259" w:lineRule="auto"/>
        <w:rPr>
          <w:rFonts w:ascii="Times New Roman" w:hAnsi="Times New Roman" w:cs="Times New Roman"/>
          <w:b/>
          <w:sz w:val="24"/>
          <w:szCs w:val="24"/>
        </w:rPr>
      </w:pPr>
      <w:r w:rsidRPr="00572B12">
        <w:rPr>
          <w:rFonts w:ascii="Times New Roman" w:hAnsi="Times New Roman" w:cs="Times New Roman"/>
          <w:b/>
          <w:sz w:val="24"/>
          <w:szCs w:val="24"/>
        </w:rPr>
        <w:t>Gibberellins</w:t>
      </w:r>
    </w:p>
    <w:p w14:paraId="598819B1" w14:textId="77777777" w:rsidR="00BA4807" w:rsidRPr="00572B12" w:rsidRDefault="00BA4807">
      <w:pPr>
        <w:spacing w:line="259" w:lineRule="auto"/>
        <w:ind w:left="720"/>
        <w:rPr>
          <w:rFonts w:ascii="Times New Roman" w:hAnsi="Times New Roman" w:cs="Times New Roman"/>
          <w:b/>
          <w:sz w:val="24"/>
          <w:szCs w:val="24"/>
        </w:rPr>
      </w:pPr>
    </w:p>
    <w:p w14:paraId="554E7D02" w14:textId="77777777" w:rsidR="00BA4807" w:rsidRPr="00572B12" w:rsidRDefault="00D8139B">
      <w:pPr>
        <w:numPr>
          <w:ilvl w:val="0"/>
          <w:numId w:val="12"/>
        </w:numPr>
        <w:spacing w:line="259" w:lineRule="auto"/>
        <w:rPr>
          <w:rFonts w:ascii="Times New Roman" w:hAnsi="Times New Roman" w:cs="Times New Roman"/>
          <w:sz w:val="24"/>
          <w:szCs w:val="24"/>
        </w:rPr>
      </w:pPr>
      <w:r w:rsidRPr="00572B12">
        <w:rPr>
          <w:rFonts w:ascii="Times New Roman" w:hAnsi="Times New Roman" w:cs="Times New Roman"/>
          <w:sz w:val="24"/>
          <w:szCs w:val="24"/>
        </w:rPr>
        <w:t>Promotes cell elongation</w:t>
      </w:r>
    </w:p>
    <w:p w14:paraId="3F1E8A2C" w14:textId="77777777" w:rsidR="00BA4807" w:rsidRPr="00572B12" w:rsidRDefault="00D8139B">
      <w:pPr>
        <w:numPr>
          <w:ilvl w:val="0"/>
          <w:numId w:val="12"/>
        </w:numPr>
        <w:spacing w:line="259" w:lineRule="auto"/>
        <w:rPr>
          <w:rFonts w:ascii="Times New Roman" w:hAnsi="Times New Roman" w:cs="Times New Roman"/>
          <w:sz w:val="24"/>
          <w:szCs w:val="24"/>
        </w:rPr>
      </w:pPr>
      <w:r w:rsidRPr="00572B12">
        <w:rPr>
          <w:rFonts w:ascii="Times New Roman" w:hAnsi="Times New Roman" w:cs="Times New Roman"/>
          <w:sz w:val="24"/>
          <w:szCs w:val="24"/>
        </w:rPr>
        <w:t>Promote seed germination</w:t>
      </w:r>
    </w:p>
    <w:p w14:paraId="11A788AA" w14:textId="77777777" w:rsidR="00BA4807" w:rsidRPr="00572B12" w:rsidRDefault="00D8139B">
      <w:pPr>
        <w:numPr>
          <w:ilvl w:val="0"/>
          <w:numId w:val="12"/>
        </w:numPr>
        <w:spacing w:line="259" w:lineRule="auto"/>
        <w:rPr>
          <w:rFonts w:ascii="Times New Roman" w:hAnsi="Times New Roman" w:cs="Times New Roman"/>
          <w:sz w:val="24"/>
          <w:szCs w:val="24"/>
        </w:rPr>
      </w:pPr>
      <w:r w:rsidRPr="00572B12">
        <w:rPr>
          <w:rFonts w:ascii="Times New Roman" w:hAnsi="Times New Roman" w:cs="Times New Roman"/>
          <w:sz w:val="24"/>
          <w:szCs w:val="24"/>
        </w:rPr>
        <w:t>Enhances growth of fruits.</w:t>
      </w:r>
    </w:p>
    <w:p w14:paraId="63328A98" w14:textId="77777777" w:rsidR="00BA4807" w:rsidRPr="00572B12" w:rsidRDefault="00BA4807">
      <w:pPr>
        <w:spacing w:line="259" w:lineRule="auto"/>
        <w:ind w:left="720"/>
        <w:rPr>
          <w:rFonts w:ascii="Times New Roman" w:hAnsi="Times New Roman" w:cs="Times New Roman"/>
          <w:sz w:val="24"/>
          <w:szCs w:val="24"/>
        </w:rPr>
      </w:pPr>
    </w:p>
    <w:p w14:paraId="24FBC2D6" w14:textId="77777777" w:rsidR="00BA4807" w:rsidRPr="00572B12" w:rsidRDefault="00D8139B">
      <w:pPr>
        <w:numPr>
          <w:ilvl w:val="0"/>
          <w:numId w:val="11"/>
        </w:numPr>
        <w:spacing w:line="259" w:lineRule="auto"/>
        <w:rPr>
          <w:rFonts w:ascii="Times New Roman" w:hAnsi="Times New Roman" w:cs="Times New Roman"/>
          <w:b/>
          <w:sz w:val="24"/>
          <w:szCs w:val="24"/>
        </w:rPr>
      </w:pPr>
      <w:r w:rsidRPr="00572B12">
        <w:rPr>
          <w:rFonts w:ascii="Times New Roman" w:hAnsi="Times New Roman" w:cs="Times New Roman"/>
          <w:b/>
          <w:sz w:val="24"/>
          <w:szCs w:val="24"/>
        </w:rPr>
        <w:t>Abscisic Acid (ABA)</w:t>
      </w:r>
    </w:p>
    <w:p w14:paraId="696E4882" w14:textId="77777777" w:rsidR="00BA4807" w:rsidRPr="00572B12" w:rsidRDefault="00BA4807">
      <w:pPr>
        <w:spacing w:line="259" w:lineRule="auto"/>
        <w:ind w:left="720"/>
        <w:rPr>
          <w:rFonts w:ascii="Times New Roman" w:hAnsi="Times New Roman" w:cs="Times New Roman"/>
          <w:b/>
          <w:sz w:val="24"/>
          <w:szCs w:val="24"/>
        </w:rPr>
      </w:pPr>
    </w:p>
    <w:p w14:paraId="46E088FB" w14:textId="77777777" w:rsidR="00BA4807" w:rsidRPr="00572B12" w:rsidRDefault="00D8139B">
      <w:pPr>
        <w:numPr>
          <w:ilvl w:val="0"/>
          <w:numId w:val="6"/>
        </w:num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Inhibit seed germination </w:t>
      </w:r>
    </w:p>
    <w:p w14:paraId="2EF3D249" w14:textId="77777777" w:rsidR="00BA4807" w:rsidRPr="00572B12" w:rsidRDefault="00D8139B">
      <w:pPr>
        <w:numPr>
          <w:ilvl w:val="0"/>
          <w:numId w:val="6"/>
        </w:numPr>
        <w:spacing w:line="259" w:lineRule="auto"/>
        <w:rPr>
          <w:rFonts w:ascii="Times New Roman" w:hAnsi="Times New Roman" w:cs="Times New Roman"/>
          <w:sz w:val="24"/>
          <w:szCs w:val="24"/>
        </w:rPr>
      </w:pPr>
      <w:r w:rsidRPr="00572B12">
        <w:rPr>
          <w:rFonts w:ascii="Times New Roman" w:hAnsi="Times New Roman" w:cs="Times New Roman"/>
          <w:sz w:val="24"/>
          <w:szCs w:val="24"/>
        </w:rPr>
        <w:t>promote seed dormancy.</w:t>
      </w:r>
    </w:p>
    <w:p w14:paraId="5AD710D6" w14:textId="77777777" w:rsidR="00BA4807" w:rsidRPr="00572B12" w:rsidRDefault="00D8139B">
      <w:pPr>
        <w:numPr>
          <w:ilvl w:val="0"/>
          <w:numId w:val="6"/>
        </w:numPr>
        <w:spacing w:line="259" w:lineRule="auto"/>
        <w:rPr>
          <w:rFonts w:ascii="Times New Roman" w:hAnsi="Times New Roman" w:cs="Times New Roman"/>
          <w:sz w:val="24"/>
          <w:szCs w:val="24"/>
        </w:rPr>
      </w:pPr>
      <w:r w:rsidRPr="00572B12">
        <w:rPr>
          <w:rFonts w:ascii="Times New Roman" w:hAnsi="Times New Roman" w:cs="Times New Roman"/>
          <w:sz w:val="24"/>
          <w:szCs w:val="24"/>
        </w:rPr>
        <w:t>Induce stomatal closure under water stress.</w:t>
      </w:r>
    </w:p>
    <w:p w14:paraId="07ADC52D" w14:textId="77777777" w:rsidR="00BA4807" w:rsidRPr="00572B12" w:rsidRDefault="00D8139B">
      <w:pPr>
        <w:numPr>
          <w:ilvl w:val="0"/>
          <w:numId w:val="6"/>
        </w:numPr>
        <w:spacing w:line="259" w:lineRule="auto"/>
        <w:rPr>
          <w:rFonts w:ascii="Times New Roman" w:hAnsi="Times New Roman" w:cs="Times New Roman"/>
          <w:sz w:val="24"/>
          <w:szCs w:val="24"/>
        </w:rPr>
      </w:pPr>
      <w:r w:rsidRPr="00572B12">
        <w:rPr>
          <w:rFonts w:ascii="Times New Roman" w:hAnsi="Times New Roman" w:cs="Times New Roman"/>
          <w:sz w:val="24"/>
          <w:szCs w:val="24"/>
        </w:rPr>
        <w:t>Regulate environmental response to stressors such as drought, salinity.</w:t>
      </w:r>
    </w:p>
    <w:p w14:paraId="30720440" w14:textId="77777777" w:rsidR="00BA4807" w:rsidRPr="00572B12" w:rsidRDefault="00BA4807">
      <w:pPr>
        <w:spacing w:line="259" w:lineRule="auto"/>
        <w:rPr>
          <w:rFonts w:ascii="Times New Roman" w:hAnsi="Times New Roman" w:cs="Times New Roman"/>
          <w:sz w:val="24"/>
          <w:szCs w:val="24"/>
        </w:rPr>
      </w:pPr>
    </w:p>
    <w:p w14:paraId="2119C7DF" w14:textId="77777777" w:rsidR="00BA4807" w:rsidRPr="00572B12" w:rsidRDefault="00D8139B">
      <w:pPr>
        <w:spacing w:after="160" w:line="259" w:lineRule="auto"/>
        <w:rPr>
          <w:rFonts w:ascii="Times New Roman" w:hAnsi="Times New Roman" w:cs="Times New Roman"/>
          <w:b/>
          <w:color w:val="CC0000"/>
          <w:sz w:val="24"/>
          <w:szCs w:val="24"/>
        </w:rPr>
      </w:pPr>
      <w:r w:rsidRPr="00572B12">
        <w:rPr>
          <w:rFonts w:ascii="Times New Roman" w:hAnsi="Times New Roman" w:cs="Times New Roman"/>
          <w:b/>
          <w:color w:val="CC0000"/>
          <w:sz w:val="24"/>
          <w:szCs w:val="24"/>
          <w:u w:val="single"/>
        </w:rPr>
        <w:t>Quick Check</w:t>
      </w:r>
      <w:r w:rsidR="009C7080" w:rsidRPr="00572B12">
        <w:rPr>
          <w:rFonts w:ascii="Times New Roman" w:hAnsi="Times New Roman" w:cs="Times New Roman"/>
          <w:b/>
          <w:color w:val="CC0000"/>
          <w:sz w:val="24"/>
          <w:szCs w:val="24"/>
          <w:u w:val="single"/>
        </w:rPr>
        <w:t>:</w:t>
      </w:r>
      <w:r w:rsidRPr="00572B12">
        <w:rPr>
          <w:rFonts w:ascii="Times New Roman" w:hAnsi="Times New Roman" w:cs="Times New Roman"/>
          <w:b/>
          <w:color w:val="CC0000"/>
          <w:sz w:val="24"/>
          <w:szCs w:val="24"/>
          <w:u w:val="single"/>
        </w:rPr>
        <w:t xml:space="preserve"> </w:t>
      </w:r>
      <w:r w:rsidRPr="00572B12">
        <w:rPr>
          <w:rFonts w:ascii="Times New Roman" w:hAnsi="Times New Roman" w:cs="Times New Roman"/>
          <w:b/>
          <w:color w:val="CC0000"/>
          <w:sz w:val="24"/>
          <w:szCs w:val="24"/>
        </w:rPr>
        <w:t>Which of the following is a function of cytokinins in plants?</w:t>
      </w:r>
    </w:p>
    <w:p w14:paraId="75156776" w14:textId="77777777" w:rsidR="00BA4807" w:rsidRPr="00572B12" w:rsidRDefault="00D8139B">
      <w:pPr>
        <w:spacing w:after="160" w:line="259" w:lineRule="auto"/>
        <w:rPr>
          <w:rFonts w:ascii="Times New Roman" w:hAnsi="Times New Roman" w:cs="Times New Roman"/>
          <w:b/>
          <w:color w:val="CC0000"/>
          <w:sz w:val="24"/>
          <w:szCs w:val="24"/>
        </w:rPr>
      </w:pPr>
      <w:r w:rsidRPr="00572B12">
        <w:rPr>
          <w:rFonts w:ascii="Times New Roman" w:hAnsi="Times New Roman" w:cs="Times New Roman"/>
          <w:b/>
          <w:color w:val="CC0000"/>
          <w:sz w:val="24"/>
          <w:szCs w:val="24"/>
        </w:rPr>
        <w:t xml:space="preserve">a) Promoting root growth b) Enhancing leaf photosynthesis c) Inhibiting cell division d) Delaying leaf senescence and promoting lateral bud </w:t>
      </w:r>
      <w:r w:rsidR="00E502CB" w:rsidRPr="00572B12">
        <w:rPr>
          <w:rFonts w:ascii="Times New Roman" w:hAnsi="Times New Roman" w:cs="Times New Roman"/>
          <w:b/>
          <w:color w:val="CC0000"/>
          <w:sz w:val="24"/>
          <w:szCs w:val="24"/>
        </w:rPr>
        <w:t>growth</w:t>
      </w:r>
    </w:p>
    <w:p w14:paraId="512F1593" w14:textId="77777777" w:rsidR="0081573C" w:rsidRPr="00572B12" w:rsidRDefault="0081573C">
      <w:pPr>
        <w:spacing w:after="160" w:line="259" w:lineRule="auto"/>
        <w:rPr>
          <w:rFonts w:ascii="Times New Roman" w:hAnsi="Times New Roman" w:cs="Times New Roman"/>
          <w:b/>
          <w:color w:val="CC0000"/>
          <w:sz w:val="24"/>
          <w:szCs w:val="24"/>
          <w:highlight w:val="yellow"/>
        </w:rPr>
      </w:pPr>
      <w:r w:rsidRPr="00572B12">
        <w:rPr>
          <w:rFonts w:ascii="Times New Roman" w:hAnsi="Times New Roman" w:cs="Times New Roman"/>
          <w:b/>
          <w:color w:val="CC0000"/>
          <w:sz w:val="24"/>
          <w:szCs w:val="24"/>
          <w:highlight w:val="yellow"/>
          <w:u w:val="single"/>
        </w:rPr>
        <w:t>Ans</w:t>
      </w:r>
      <w:r w:rsidR="00A72C78">
        <w:rPr>
          <w:rFonts w:ascii="Times New Roman" w:hAnsi="Times New Roman" w:cs="Times New Roman"/>
          <w:b/>
          <w:color w:val="CC0000"/>
          <w:sz w:val="24"/>
          <w:szCs w:val="24"/>
          <w:highlight w:val="yellow"/>
          <w:u w:val="single"/>
        </w:rPr>
        <w:t>wer</w:t>
      </w:r>
      <w:r w:rsidRPr="00572B12">
        <w:rPr>
          <w:rFonts w:ascii="Times New Roman" w:hAnsi="Times New Roman" w:cs="Times New Roman"/>
          <w:b/>
          <w:color w:val="CC0000"/>
          <w:sz w:val="24"/>
          <w:szCs w:val="24"/>
          <w:highlight w:val="yellow"/>
          <w:u w:val="single"/>
        </w:rPr>
        <w:t>:</w:t>
      </w:r>
      <w:r w:rsidRPr="00572B12">
        <w:rPr>
          <w:rFonts w:ascii="Times New Roman" w:hAnsi="Times New Roman" w:cs="Times New Roman"/>
          <w:b/>
          <w:color w:val="CC0000"/>
          <w:sz w:val="24"/>
          <w:szCs w:val="24"/>
          <w:highlight w:val="yellow"/>
        </w:rPr>
        <w:t xml:space="preserve"> Delaying leaf senescence and promoting lateral bud growth</w:t>
      </w:r>
    </w:p>
    <w:p w14:paraId="165B7E0C" w14:textId="77777777" w:rsidR="0081573C" w:rsidRPr="00572B12" w:rsidRDefault="0081573C">
      <w:pPr>
        <w:spacing w:after="160" w:line="259" w:lineRule="auto"/>
        <w:rPr>
          <w:rFonts w:ascii="Times New Roman" w:hAnsi="Times New Roman" w:cs="Times New Roman"/>
          <w:b/>
          <w:color w:val="CC0000"/>
          <w:sz w:val="24"/>
          <w:szCs w:val="24"/>
          <w:u w:val="single"/>
        </w:rPr>
      </w:pPr>
      <w:r w:rsidRPr="00572B12">
        <w:rPr>
          <w:rFonts w:ascii="Times New Roman" w:hAnsi="Times New Roman" w:cs="Times New Roman"/>
          <w:b/>
          <w:color w:val="CC0000"/>
          <w:sz w:val="24"/>
          <w:szCs w:val="24"/>
          <w:highlight w:val="yellow"/>
          <w:u w:val="single"/>
        </w:rPr>
        <w:t>Explanation: The main function of cytokinis in plants is to delay leaf senescence and to promote the lateral bud growth.</w:t>
      </w:r>
    </w:p>
    <w:p w14:paraId="4EFF5D70" w14:textId="77777777" w:rsidR="0081573C" w:rsidRPr="00572B12" w:rsidRDefault="0081573C">
      <w:pPr>
        <w:spacing w:after="160" w:line="259" w:lineRule="auto"/>
        <w:rPr>
          <w:rFonts w:ascii="Times New Roman" w:hAnsi="Times New Roman" w:cs="Times New Roman"/>
          <w:b/>
          <w:color w:val="CC0000"/>
          <w:sz w:val="24"/>
          <w:szCs w:val="24"/>
          <w:u w:val="single"/>
        </w:rPr>
      </w:pPr>
    </w:p>
    <w:p w14:paraId="35B06BAD" w14:textId="77777777" w:rsidR="00FA7803" w:rsidRPr="00572B12" w:rsidRDefault="00FA7803">
      <w:pPr>
        <w:spacing w:after="160" w:line="259" w:lineRule="auto"/>
        <w:rPr>
          <w:rFonts w:ascii="Times New Roman" w:hAnsi="Times New Roman" w:cs="Times New Roman"/>
          <w:sz w:val="24"/>
          <w:szCs w:val="24"/>
          <w:highlight w:val="yellow"/>
        </w:rPr>
      </w:pPr>
    </w:p>
    <w:p w14:paraId="4C1FAB75" w14:textId="77777777" w:rsidR="00BA4807" w:rsidRPr="00572B12" w:rsidRDefault="00D8139B">
      <w:pPr>
        <w:spacing w:after="160" w:line="259" w:lineRule="auto"/>
        <w:rPr>
          <w:rFonts w:ascii="Times New Roman" w:hAnsi="Times New Roman" w:cs="Times New Roman"/>
          <w:b/>
          <w:sz w:val="24"/>
          <w:szCs w:val="24"/>
        </w:rPr>
      </w:pPr>
      <w:r w:rsidRPr="00572B12">
        <w:rPr>
          <w:rFonts w:ascii="Times New Roman" w:hAnsi="Times New Roman" w:cs="Times New Roman"/>
          <w:b/>
          <w:noProof/>
          <w:sz w:val="24"/>
          <w:szCs w:val="24"/>
          <w:lang w:val="en-US" w:eastAsia="en-US"/>
        </w:rPr>
        <w:lastRenderedPageBreak/>
        <w:drawing>
          <wp:inline distT="114300" distB="114300" distL="114300" distR="114300" wp14:anchorId="7C8D4D1C" wp14:editId="53D42322">
            <wp:extent cx="5731200" cy="31242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cstate="print"/>
                    <a:srcRect/>
                    <a:stretch>
                      <a:fillRect/>
                    </a:stretch>
                  </pic:blipFill>
                  <pic:spPr>
                    <a:xfrm>
                      <a:off x="0" y="0"/>
                      <a:ext cx="5731200" cy="3124200"/>
                    </a:xfrm>
                    <a:prstGeom prst="rect">
                      <a:avLst/>
                    </a:prstGeom>
                    <a:ln/>
                  </pic:spPr>
                </pic:pic>
              </a:graphicData>
            </a:graphic>
          </wp:inline>
        </w:drawing>
      </w:r>
    </w:p>
    <w:p w14:paraId="760178A6" w14:textId="77777777" w:rsidR="00BA4807" w:rsidRPr="00572B12" w:rsidRDefault="00BA4807">
      <w:pPr>
        <w:spacing w:line="259" w:lineRule="auto"/>
        <w:rPr>
          <w:rFonts w:ascii="Times New Roman" w:hAnsi="Times New Roman" w:cs="Times New Roman"/>
          <w:b/>
          <w:sz w:val="24"/>
          <w:szCs w:val="24"/>
        </w:rPr>
      </w:pPr>
    </w:p>
    <w:p w14:paraId="317E6DA5" w14:textId="77777777" w:rsidR="00BA4807" w:rsidRPr="00572B12" w:rsidRDefault="00000000">
      <w:pPr>
        <w:spacing w:line="259" w:lineRule="auto"/>
        <w:rPr>
          <w:rFonts w:ascii="Times New Roman" w:hAnsi="Times New Roman" w:cs="Times New Roman"/>
          <w:b/>
          <w:sz w:val="24"/>
          <w:szCs w:val="24"/>
        </w:rPr>
      </w:pPr>
      <w:hyperlink r:id="rId30">
        <w:r w:rsidR="00D8139B" w:rsidRPr="00572B12">
          <w:rPr>
            <w:rFonts w:ascii="Times New Roman" w:hAnsi="Times New Roman" w:cs="Times New Roman"/>
            <w:b/>
            <w:color w:val="1155CC"/>
            <w:sz w:val="24"/>
            <w:szCs w:val="24"/>
            <w:u w:val="single"/>
          </w:rPr>
          <w:t>https://classnotes123.com/what-are-plant-hormones-class-10/</w:t>
        </w:r>
      </w:hyperlink>
    </w:p>
    <w:p w14:paraId="5A4117CD" w14:textId="77777777" w:rsidR="00BA4807" w:rsidRPr="00572B12" w:rsidRDefault="00BA4807">
      <w:pPr>
        <w:spacing w:line="259" w:lineRule="auto"/>
        <w:rPr>
          <w:rFonts w:ascii="Times New Roman" w:hAnsi="Times New Roman" w:cs="Times New Roman"/>
          <w:b/>
          <w:sz w:val="24"/>
          <w:szCs w:val="24"/>
        </w:rPr>
      </w:pPr>
    </w:p>
    <w:p w14:paraId="0E3AEA8B" w14:textId="77777777" w:rsidR="00BA4807" w:rsidRPr="00572B12" w:rsidRDefault="00D8139B">
      <w:pPr>
        <w:spacing w:after="160" w:line="240" w:lineRule="auto"/>
        <w:ind w:left="720"/>
        <w:jc w:val="both"/>
        <w:rPr>
          <w:rFonts w:ascii="Times New Roman" w:hAnsi="Times New Roman" w:cs="Times New Roman"/>
          <w:b/>
          <w:sz w:val="24"/>
          <w:szCs w:val="24"/>
        </w:rPr>
      </w:pPr>
      <w:r w:rsidRPr="00572B12">
        <w:rPr>
          <w:rFonts w:ascii="Times New Roman" w:eastAsia="Times New Roman" w:hAnsi="Times New Roman" w:cs="Times New Roman"/>
          <w:sz w:val="24"/>
          <w:szCs w:val="24"/>
          <w:highlight w:val="yellow"/>
        </w:rPr>
        <w:t xml:space="preserve">Note:-Create a similar image </w:t>
      </w:r>
    </w:p>
    <w:p w14:paraId="05448C86" w14:textId="77777777" w:rsidR="00BA4807" w:rsidRPr="00572B12" w:rsidRDefault="00BA4807">
      <w:pPr>
        <w:spacing w:line="259" w:lineRule="auto"/>
        <w:rPr>
          <w:rFonts w:ascii="Times New Roman" w:hAnsi="Times New Roman" w:cs="Times New Roman"/>
          <w:b/>
          <w:sz w:val="24"/>
          <w:szCs w:val="24"/>
        </w:rPr>
      </w:pPr>
    </w:p>
    <w:p w14:paraId="31CFA2BC" w14:textId="77777777" w:rsidR="00BA4807" w:rsidRPr="00572B12" w:rsidRDefault="00D8139B">
      <w:pPr>
        <w:spacing w:after="160" w:line="259" w:lineRule="auto"/>
        <w:rPr>
          <w:rFonts w:ascii="Times New Roman" w:hAnsi="Times New Roman" w:cs="Times New Roman"/>
          <w:sz w:val="24"/>
          <w:szCs w:val="24"/>
          <w:u w:val="single"/>
        </w:rPr>
      </w:pPr>
      <w:r w:rsidRPr="00572B12">
        <w:rPr>
          <w:rFonts w:ascii="Times New Roman" w:hAnsi="Times New Roman" w:cs="Times New Roman"/>
          <w:b/>
          <w:sz w:val="24"/>
          <w:szCs w:val="24"/>
        </w:rPr>
        <w:t>Wrap-</w:t>
      </w:r>
      <w:r w:rsidR="0081573C" w:rsidRPr="00572B12">
        <w:rPr>
          <w:rFonts w:ascii="Times New Roman" w:hAnsi="Times New Roman" w:cs="Times New Roman"/>
          <w:b/>
          <w:sz w:val="24"/>
          <w:szCs w:val="24"/>
        </w:rPr>
        <w:t>U</w:t>
      </w:r>
      <w:r w:rsidRPr="00572B12">
        <w:rPr>
          <w:rFonts w:ascii="Times New Roman" w:hAnsi="Times New Roman" w:cs="Times New Roman"/>
          <w:b/>
          <w:sz w:val="24"/>
          <w:szCs w:val="24"/>
        </w:rPr>
        <w:t>p</w:t>
      </w:r>
      <w:r w:rsidRPr="00572B12">
        <w:rPr>
          <w:rFonts w:ascii="Times New Roman" w:hAnsi="Times New Roman" w:cs="Times New Roman"/>
          <w:sz w:val="24"/>
          <w:szCs w:val="24"/>
          <w:u w:val="single"/>
        </w:rPr>
        <w:t xml:space="preserve">  </w:t>
      </w:r>
    </w:p>
    <w:p w14:paraId="05A2C6AA" w14:textId="5F5E8367" w:rsidR="00BA4807" w:rsidRPr="00572B12" w:rsidRDefault="003D3EB3">
      <w:pPr>
        <w:spacing w:after="160" w:line="259" w:lineRule="auto"/>
        <w:rPr>
          <w:rFonts w:ascii="Times New Roman" w:hAnsi="Times New Roman" w:cs="Times New Roman"/>
          <w:sz w:val="24"/>
          <w:szCs w:val="24"/>
          <w:u w:val="single"/>
        </w:rPr>
      </w:pPr>
      <w:r>
        <w:rPr>
          <w:rFonts w:ascii="Times New Roman" w:hAnsi="Times New Roman" w:cs="Times New Roman"/>
          <w:noProof/>
          <w:sz w:val="24"/>
          <w:szCs w:val="24"/>
          <w:u w:val="single"/>
        </w:rPr>
        <w:lastRenderedPageBreak/>
        <mc:AlternateContent>
          <mc:Choice Requires="wpg">
            <w:drawing>
              <wp:inline distT="0" distB="0" distL="0" distR="0" wp14:anchorId="0C54A1DA" wp14:editId="07D3B1F4">
                <wp:extent cx="5723255" cy="4398645"/>
                <wp:effectExtent l="9525" t="9525" r="10795" b="11430"/>
                <wp:docPr id="125138177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3255" cy="4398645"/>
                          <a:chOff x="2050" y="1339"/>
                          <a:chExt cx="72878" cy="49942"/>
                        </a:xfrm>
                      </wpg:grpSpPr>
                      <wps:wsp>
                        <wps:cNvPr id="988631865" name="Rectangle 1894458300"/>
                        <wps:cNvSpPr>
                          <a:spLocks noChangeArrowheads="1"/>
                        </wps:cNvSpPr>
                        <wps:spPr bwMode="auto">
                          <a:xfrm>
                            <a:off x="26818" y="20931"/>
                            <a:ext cx="17358" cy="8424"/>
                          </a:xfrm>
                          <a:prstGeom prst="rect">
                            <a:avLst/>
                          </a:prstGeom>
                          <a:solidFill>
                            <a:srgbClr val="CFE2F3"/>
                          </a:solidFill>
                          <a:ln w="9525">
                            <a:solidFill>
                              <a:srgbClr val="000000"/>
                            </a:solidFill>
                            <a:round/>
                            <a:headEnd type="none" w="sm" len="sm"/>
                            <a:tailEnd type="none" w="sm" len="sm"/>
                          </a:ln>
                        </wps:spPr>
                        <wps:txbx>
                          <w:txbxContent>
                            <w:p w14:paraId="59865DB0" w14:textId="77777777" w:rsidR="00E502CB" w:rsidRDefault="00E502CB">
                              <w:pPr>
                                <w:spacing w:line="240" w:lineRule="auto"/>
                                <w:textDirection w:val="btLr"/>
                              </w:pPr>
                              <w:r>
                                <w:rPr>
                                  <w:b/>
                                  <w:color w:val="000000"/>
                                  <w:sz w:val="26"/>
                                </w:rPr>
                                <w:t>Plant Biochemistry</w:t>
                              </w:r>
                            </w:p>
                          </w:txbxContent>
                        </wps:txbx>
                        <wps:bodyPr rot="0" vert="horz" wrap="square" lIns="91425" tIns="91425" rIns="91425" bIns="91425" anchor="ctr" anchorCtr="0" upright="1">
                          <a:noAutofit/>
                        </wps:bodyPr>
                      </wps:wsp>
                      <wps:wsp>
                        <wps:cNvPr id="272604274" name="Rectangle 325867807"/>
                        <wps:cNvSpPr>
                          <a:spLocks noChangeArrowheads="1"/>
                        </wps:cNvSpPr>
                        <wps:spPr bwMode="auto">
                          <a:xfrm>
                            <a:off x="2050" y="36747"/>
                            <a:ext cx="29742" cy="14535"/>
                          </a:xfrm>
                          <a:prstGeom prst="rect">
                            <a:avLst/>
                          </a:prstGeom>
                          <a:solidFill>
                            <a:srgbClr val="CFE2F3"/>
                          </a:solidFill>
                          <a:ln w="9525">
                            <a:solidFill>
                              <a:srgbClr val="000000"/>
                            </a:solidFill>
                            <a:round/>
                            <a:headEnd type="none" w="sm" len="sm"/>
                            <a:tailEnd type="none" w="sm" len="sm"/>
                          </a:ln>
                        </wps:spPr>
                        <wps:txbx>
                          <w:txbxContent>
                            <w:p w14:paraId="2F806A7F" w14:textId="77777777" w:rsidR="00E502CB" w:rsidRDefault="00E502CB">
                              <w:pPr>
                                <w:spacing w:line="240" w:lineRule="auto"/>
                                <w:textDirection w:val="btLr"/>
                              </w:pPr>
                              <w:r>
                                <w:rPr>
                                  <w:b/>
                                  <w:color w:val="000000"/>
                                  <w:sz w:val="26"/>
                                </w:rPr>
                                <w:t>Carbohydrate Metabolism</w:t>
                              </w:r>
                            </w:p>
                            <w:p w14:paraId="6C82469A" w14:textId="77777777" w:rsidR="00E502CB" w:rsidRDefault="00E502CB" w:rsidP="0081573C">
                              <w:pPr>
                                <w:spacing w:before="240" w:after="240" w:line="275" w:lineRule="auto"/>
                                <w:textDirection w:val="btLr"/>
                              </w:pPr>
                              <w:r>
                                <w:rPr>
                                  <w:color w:val="000000"/>
                                  <w:sz w:val="26"/>
                                </w:rPr>
                                <w:t>Starch Synthesis and Degradation</w:t>
                              </w:r>
                            </w:p>
                            <w:p w14:paraId="5CDB7230" w14:textId="77777777" w:rsidR="00E502CB" w:rsidRDefault="00E502CB" w:rsidP="0081573C">
                              <w:pPr>
                                <w:spacing w:before="240" w:after="240" w:line="275" w:lineRule="auto"/>
                                <w:textDirection w:val="btLr"/>
                              </w:pPr>
                              <w:r>
                                <w:rPr>
                                  <w:color w:val="000000"/>
                                  <w:sz w:val="26"/>
                                </w:rPr>
                                <w:t>Sucrose Metabolism anTransport</w:t>
                              </w:r>
                            </w:p>
                            <w:p w14:paraId="69B8792C" w14:textId="77777777" w:rsidR="00E502CB" w:rsidRDefault="00E502CB">
                              <w:pPr>
                                <w:spacing w:line="240" w:lineRule="auto"/>
                                <w:textDirection w:val="btLr"/>
                              </w:pPr>
                            </w:p>
                            <w:p w14:paraId="650D6FBD" w14:textId="77777777" w:rsidR="00E502CB" w:rsidRDefault="00E502CB">
                              <w:pPr>
                                <w:spacing w:line="240" w:lineRule="auto"/>
                                <w:textDirection w:val="btLr"/>
                              </w:pPr>
                            </w:p>
                            <w:p w14:paraId="4F848EEF" w14:textId="77777777" w:rsidR="00E502CB" w:rsidRDefault="00E502CB">
                              <w:pPr>
                                <w:spacing w:line="240" w:lineRule="auto"/>
                                <w:textDirection w:val="btLr"/>
                              </w:pPr>
                            </w:p>
                            <w:p w14:paraId="2B6C4888" w14:textId="77777777" w:rsidR="00E502CB" w:rsidRDefault="00E502CB">
                              <w:pPr>
                                <w:spacing w:line="240" w:lineRule="auto"/>
                                <w:textDirection w:val="btLr"/>
                              </w:pPr>
                            </w:p>
                            <w:p w14:paraId="74275DD9" w14:textId="77777777" w:rsidR="00E502CB" w:rsidRDefault="00E502CB">
                              <w:pPr>
                                <w:spacing w:line="240" w:lineRule="auto"/>
                                <w:textDirection w:val="btLr"/>
                              </w:pPr>
                            </w:p>
                          </w:txbxContent>
                        </wps:txbx>
                        <wps:bodyPr rot="0" vert="horz" wrap="square" lIns="91425" tIns="91425" rIns="91425" bIns="91425" anchor="ctr" anchorCtr="0" upright="1">
                          <a:noAutofit/>
                        </wps:bodyPr>
                      </wps:wsp>
                      <wps:wsp>
                        <wps:cNvPr id="251665921" name="Rectangle 1298166855"/>
                        <wps:cNvSpPr>
                          <a:spLocks noChangeArrowheads="1"/>
                        </wps:cNvSpPr>
                        <wps:spPr bwMode="auto">
                          <a:xfrm>
                            <a:off x="37078" y="31972"/>
                            <a:ext cx="37850" cy="18780"/>
                          </a:xfrm>
                          <a:prstGeom prst="rect">
                            <a:avLst/>
                          </a:prstGeom>
                          <a:solidFill>
                            <a:srgbClr val="CFE2F3"/>
                          </a:solidFill>
                          <a:ln w="9525">
                            <a:solidFill>
                              <a:srgbClr val="000000"/>
                            </a:solidFill>
                            <a:round/>
                            <a:headEnd type="none" w="sm" len="sm"/>
                            <a:tailEnd type="none" w="sm" len="sm"/>
                          </a:ln>
                        </wps:spPr>
                        <wps:txbx>
                          <w:txbxContent>
                            <w:p w14:paraId="603A345C" w14:textId="77777777" w:rsidR="00E502CB" w:rsidRDefault="00E502CB" w:rsidP="0081573C">
                              <w:pPr>
                                <w:spacing w:before="240" w:after="240" w:line="275" w:lineRule="auto"/>
                                <w:textDirection w:val="btLr"/>
                              </w:pPr>
                              <w:r>
                                <w:rPr>
                                  <w:b/>
                                  <w:color w:val="000000"/>
                                  <w:sz w:val="26"/>
                                </w:rPr>
                                <w:t>Respiration</w:t>
                              </w:r>
                            </w:p>
                            <w:p w14:paraId="33F794F9" w14:textId="77777777" w:rsidR="00E502CB" w:rsidRDefault="00E502CB" w:rsidP="0081573C">
                              <w:pPr>
                                <w:spacing w:after="240" w:line="275" w:lineRule="auto"/>
                                <w:textDirection w:val="btLr"/>
                              </w:pPr>
                              <w:r w:rsidRPr="0081573C">
                                <w:rPr>
                                  <w:color w:val="000000"/>
                                  <w:sz w:val="26"/>
                                </w:rPr>
                                <w:t>Glycolysis</w:t>
                              </w:r>
                            </w:p>
                            <w:p w14:paraId="3C1AEF58" w14:textId="77777777" w:rsidR="00E502CB" w:rsidRDefault="00E502CB" w:rsidP="0081573C">
                              <w:pPr>
                                <w:spacing w:after="240" w:line="275" w:lineRule="auto"/>
                                <w:textDirection w:val="btLr"/>
                              </w:pPr>
                              <w:r w:rsidRPr="0081573C">
                                <w:rPr>
                                  <w:color w:val="000000"/>
                                  <w:sz w:val="26"/>
                                </w:rPr>
                                <w:t>Conversion of glucose to pyruvate</w:t>
                              </w:r>
                            </w:p>
                            <w:p w14:paraId="705CE978" w14:textId="77777777" w:rsidR="00E502CB" w:rsidRDefault="00E502CB" w:rsidP="0081573C">
                              <w:pPr>
                                <w:spacing w:after="240" w:line="275" w:lineRule="auto"/>
                                <w:textDirection w:val="btLr"/>
                              </w:pPr>
                              <w:r w:rsidRPr="0081573C">
                                <w:rPr>
                                  <w:color w:val="000000"/>
                                  <w:sz w:val="26"/>
                                </w:rPr>
                                <w:t>ATP production and NADH generation</w:t>
                              </w:r>
                            </w:p>
                            <w:p w14:paraId="37758D04" w14:textId="77777777" w:rsidR="00E502CB" w:rsidRDefault="00E502CB">
                              <w:pPr>
                                <w:spacing w:before="240" w:after="240" w:line="275" w:lineRule="auto"/>
                                <w:ind w:left="720" w:firstLine="360"/>
                                <w:textDirection w:val="btLr"/>
                              </w:pPr>
                              <w:r>
                                <w:rPr>
                                  <w:color w:val="000000"/>
                                  <w:sz w:val="26"/>
                                </w:rPr>
                                <w:t xml:space="preserve">Anaerobic Respiration </w:t>
                              </w:r>
                            </w:p>
                            <w:p w14:paraId="33AFA600" w14:textId="77777777" w:rsidR="00E502CB" w:rsidRDefault="00E502CB">
                              <w:pPr>
                                <w:spacing w:before="240" w:after="240" w:line="275" w:lineRule="auto"/>
                                <w:ind w:left="720" w:firstLine="360"/>
                                <w:textDirection w:val="btLr"/>
                              </w:pPr>
                              <w:r>
                                <w:rPr>
                                  <w:color w:val="000000"/>
                                  <w:sz w:val="26"/>
                                </w:rPr>
                                <w:t>Types of fermentation (alcoholic and lactic acid fermentation)</w:t>
                              </w:r>
                            </w:p>
                          </w:txbxContent>
                        </wps:txbx>
                        <wps:bodyPr rot="0" vert="horz" wrap="square" lIns="91425" tIns="91425" rIns="91425" bIns="91425" anchor="ctr" anchorCtr="0" upright="1">
                          <a:noAutofit/>
                        </wps:bodyPr>
                      </wps:wsp>
                      <wps:wsp>
                        <wps:cNvPr id="229558388" name="Rectangle 859473708"/>
                        <wps:cNvSpPr>
                          <a:spLocks noChangeArrowheads="1"/>
                        </wps:cNvSpPr>
                        <wps:spPr bwMode="auto">
                          <a:xfrm>
                            <a:off x="43612" y="1340"/>
                            <a:ext cx="31114" cy="19487"/>
                          </a:xfrm>
                          <a:prstGeom prst="rect">
                            <a:avLst/>
                          </a:prstGeom>
                          <a:solidFill>
                            <a:srgbClr val="CFE2F3"/>
                          </a:solidFill>
                          <a:ln w="9525">
                            <a:solidFill>
                              <a:srgbClr val="000000"/>
                            </a:solidFill>
                            <a:round/>
                            <a:headEnd type="none" w="sm" len="sm"/>
                            <a:tailEnd type="none" w="sm" len="sm"/>
                          </a:ln>
                        </wps:spPr>
                        <wps:txbx>
                          <w:txbxContent>
                            <w:p w14:paraId="70D073F1" w14:textId="77777777" w:rsidR="00E502CB" w:rsidRDefault="00E502CB">
                              <w:pPr>
                                <w:spacing w:line="240" w:lineRule="auto"/>
                                <w:textDirection w:val="btLr"/>
                              </w:pPr>
                              <w:r>
                                <w:rPr>
                                  <w:b/>
                                  <w:color w:val="000000"/>
                                  <w:sz w:val="26"/>
                                </w:rPr>
                                <w:t>Plant Cell Metabolism</w:t>
                              </w:r>
                            </w:p>
                            <w:p w14:paraId="07FCE01C" w14:textId="77777777" w:rsidR="00E502CB" w:rsidRDefault="00E502CB">
                              <w:pPr>
                                <w:spacing w:line="240" w:lineRule="auto"/>
                                <w:textDirection w:val="btLr"/>
                              </w:pPr>
                              <w:r>
                                <w:rPr>
                                  <w:b/>
                                  <w:color w:val="000000"/>
                                  <w:sz w:val="26"/>
                                </w:rPr>
                                <w:t>Photosynthesis</w:t>
                              </w:r>
                            </w:p>
                            <w:p w14:paraId="0B2E59E2" w14:textId="77777777" w:rsidR="00E502CB" w:rsidRDefault="00E502CB" w:rsidP="0081573C">
                              <w:pPr>
                                <w:spacing w:line="240" w:lineRule="auto"/>
                                <w:textDirection w:val="btLr"/>
                              </w:pPr>
                              <w:r>
                                <w:rPr>
                                  <w:color w:val="000000"/>
                                  <w:sz w:val="26"/>
                                </w:rPr>
                                <w:t xml:space="preserve">Leaf structure and arrangement </w:t>
                              </w:r>
                            </w:p>
                            <w:p w14:paraId="0C3AE010" w14:textId="77777777" w:rsidR="00E502CB" w:rsidRDefault="00E502CB" w:rsidP="0081573C">
                              <w:pPr>
                                <w:spacing w:line="240" w:lineRule="auto"/>
                                <w:textDirection w:val="btLr"/>
                              </w:pPr>
                              <w:r>
                                <w:rPr>
                                  <w:color w:val="000000"/>
                                  <w:sz w:val="26"/>
                                </w:rPr>
                                <w:t>Photosystems (Photosystem I and Photosystem II)</w:t>
                              </w:r>
                            </w:p>
                            <w:p w14:paraId="49B278B0" w14:textId="77777777" w:rsidR="00E502CB" w:rsidRDefault="00E502CB" w:rsidP="0081573C">
                              <w:pPr>
                                <w:spacing w:line="240" w:lineRule="auto"/>
                                <w:textDirection w:val="btLr"/>
                              </w:pPr>
                              <w:r>
                                <w:rPr>
                                  <w:color w:val="000000"/>
                                  <w:sz w:val="26"/>
                                </w:rPr>
                                <w:t>Electron transport chain and ATP synthesis</w:t>
                              </w:r>
                            </w:p>
                            <w:p w14:paraId="5ECCDE96" w14:textId="77777777" w:rsidR="00E502CB" w:rsidRDefault="00E502CB">
                              <w:pPr>
                                <w:spacing w:line="240" w:lineRule="auto"/>
                                <w:textDirection w:val="btLr"/>
                              </w:pPr>
                            </w:p>
                          </w:txbxContent>
                        </wps:txbx>
                        <wps:bodyPr rot="0" vert="horz" wrap="square" lIns="91425" tIns="91425" rIns="91425" bIns="91425" anchor="ctr" anchorCtr="0" upright="1">
                          <a:noAutofit/>
                        </wps:bodyPr>
                      </wps:wsp>
                      <wps:wsp>
                        <wps:cNvPr id="1665531996" name="Rectangle 2052957511"/>
                        <wps:cNvSpPr>
                          <a:spLocks noChangeArrowheads="1"/>
                        </wps:cNvSpPr>
                        <wps:spPr bwMode="auto">
                          <a:xfrm>
                            <a:off x="2050" y="1339"/>
                            <a:ext cx="26595" cy="17949"/>
                          </a:xfrm>
                          <a:prstGeom prst="rect">
                            <a:avLst/>
                          </a:prstGeom>
                          <a:solidFill>
                            <a:srgbClr val="CFE2F3"/>
                          </a:solidFill>
                          <a:ln w="9525">
                            <a:solidFill>
                              <a:srgbClr val="000000"/>
                            </a:solidFill>
                            <a:round/>
                            <a:headEnd type="none" w="sm" len="sm"/>
                            <a:tailEnd type="none" w="sm" len="sm"/>
                          </a:ln>
                        </wps:spPr>
                        <wps:txbx>
                          <w:txbxContent>
                            <w:p w14:paraId="0B06E86D" w14:textId="77777777" w:rsidR="00E502CB" w:rsidRDefault="00E502CB">
                              <w:pPr>
                                <w:spacing w:line="240" w:lineRule="auto"/>
                                <w:textDirection w:val="btLr"/>
                              </w:pPr>
                              <w:r>
                                <w:rPr>
                                  <w:b/>
                                  <w:color w:val="000000"/>
                                  <w:sz w:val="26"/>
                                </w:rPr>
                                <w:t xml:space="preserve">Plant Hormones </w:t>
                              </w:r>
                            </w:p>
                            <w:p w14:paraId="230F5F29" w14:textId="77777777" w:rsidR="00E502CB" w:rsidRDefault="00E502CB" w:rsidP="0081573C">
                              <w:pPr>
                                <w:spacing w:before="240" w:after="240" w:line="275" w:lineRule="auto"/>
                                <w:textDirection w:val="btLr"/>
                              </w:pPr>
                              <w:r>
                                <w:rPr>
                                  <w:color w:val="000000"/>
                                  <w:sz w:val="26"/>
                                </w:rPr>
                                <w:t>Types of Plant hormones</w:t>
                              </w:r>
                            </w:p>
                            <w:p w14:paraId="1FC27F43" w14:textId="77777777" w:rsidR="00E502CB" w:rsidRDefault="00E502CB" w:rsidP="0081573C">
                              <w:pPr>
                                <w:spacing w:before="240" w:after="240" w:line="275" w:lineRule="auto"/>
                                <w:textDirection w:val="btLr"/>
                              </w:pPr>
                              <w:r>
                                <w:rPr>
                                  <w:color w:val="000000"/>
                                  <w:sz w:val="26"/>
                                </w:rPr>
                                <w:t>Roles of plant hormones in growth and development</w:t>
                              </w:r>
                            </w:p>
                            <w:p w14:paraId="0398FF3E" w14:textId="77777777" w:rsidR="00E502CB" w:rsidRDefault="00E502CB">
                              <w:pPr>
                                <w:spacing w:line="240" w:lineRule="auto"/>
                                <w:textDirection w:val="btLr"/>
                              </w:pPr>
                            </w:p>
                          </w:txbxContent>
                        </wps:txbx>
                        <wps:bodyPr rot="0" vert="horz" wrap="square" lIns="91425" tIns="91425" rIns="91425" bIns="91425" anchor="ctr" anchorCtr="0" upright="1">
                          <a:noAutofit/>
                        </wps:bodyPr>
                      </wps:wsp>
                      <wps:wsp>
                        <wps:cNvPr id="2047769325" name="Straight Arrow Connector 224324675"/>
                        <wps:cNvCnPr>
                          <a:cxnSpLocks noChangeShapeType="1"/>
                        </wps:cNvCnPr>
                        <wps:spPr bwMode="auto">
                          <a:xfrm>
                            <a:off x="26108" y="15246"/>
                            <a:ext cx="4062" cy="55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9647044" name="Straight Arrow Connector 1557916677"/>
                        <wps:cNvCnPr>
                          <a:cxnSpLocks noChangeShapeType="1"/>
                        </wps:cNvCnPr>
                        <wps:spPr bwMode="auto">
                          <a:xfrm flipH="1">
                            <a:off x="40727" y="13521"/>
                            <a:ext cx="2841" cy="75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2088662" name="Straight Arrow Connector 731442697"/>
                        <wps:cNvCnPr>
                          <a:cxnSpLocks noChangeShapeType="1"/>
                        </wps:cNvCnPr>
                        <wps:spPr bwMode="auto">
                          <a:xfrm flipH="1">
                            <a:off x="25399" y="29458"/>
                            <a:ext cx="4059" cy="70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6957602" name="Straight Arrow Connector 1272493006"/>
                        <wps:cNvCnPr>
                          <a:cxnSpLocks noChangeShapeType="1"/>
                        </wps:cNvCnPr>
                        <wps:spPr bwMode="auto">
                          <a:xfrm>
                            <a:off x="42146" y="29661"/>
                            <a:ext cx="3045" cy="25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C54A1DA" id="Group 1" o:spid="_x0000_s1026" style="width:450.65pt;height:346.35pt;mso-position-horizontal-relative:char;mso-position-vertical-relative:line" coordorigin="2050,1339" coordsize="72878,49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">
                <v:rect id="Rectangle 1894458300" o:spid="_x0000_s1027" style="position:absolute;left:26818;top:20931;width:17358;height:8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59865DB0" w14:textId="77777777" w:rsidR="00E502CB" w:rsidRDefault="00E502CB">
                        <w:pPr>
                          <w:spacing w:line="240" w:lineRule="auto"/>
                          <w:textDirection w:val="btLr"/>
                        </w:pPr>
                        <w:r>
                          <w:rPr>
                            <w:b/>
                            <w:color w:val="000000"/>
                            <w:sz w:val="26"/>
                          </w:rPr>
                          <w:t>Plant Biochemistry</w:t>
                        </w:r>
                      </w:p>
                    </w:txbxContent>
                  </v:textbox>
                </v:rect>
                <v:rect id="Rectangle 325867807" o:spid="_x0000_s1028" style="position:absolute;left:2050;top:36747;width:29742;height:14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" fillcolor="#cfe2f3">
                  <v:stroke startarrowwidth="narrow" startarrowlength="short" endarrowwidth="narrow" endarrowlength="short" joinstyle="round"/>
                  <v:textbox inset="2.53958mm,2.53958mm,2.53958mm,2.53958mm">
                    <w:txbxContent>
                      <w:p w14:paraId="2F806A7F" w14:textId="77777777" w:rsidR="00E502CB" w:rsidRDefault="00E502CB">
                        <w:pPr>
                          <w:spacing w:line="240" w:lineRule="auto"/>
                          <w:textDirection w:val="btLr"/>
                        </w:pPr>
                        <w:r>
                          <w:rPr>
                            <w:b/>
                            <w:color w:val="000000"/>
                            <w:sz w:val="26"/>
                          </w:rPr>
                          <w:t>Carbohydrate Metabolism</w:t>
                        </w:r>
                      </w:p>
                      <w:p w14:paraId="6C82469A" w14:textId="77777777" w:rsidR="00E502CB" w:rsidRDefault="00E502CB" w:rsidP="0081573C">
                        <w:pPr>
                          <w:spacing w:before="240" w:after="240" w:line="275" w:lineRule="auto"/>
                          <w:textDirection w:val="btLr"/>
                        </w:pPr>
                        <w:r>
                          <w:rPr>
                            <w:color w:val="000000"/>
                            <w:sz w:val="26"/>
                          </w:rPr>
                          <w:t>Starch Synthesis and Degradation</w:t>
                        </w:r>
                      </w:p>
                      <w:p w14:paraId="5CDB7230" w14:textId="77777777" w:rsidR="00E502CB" w:rsidRDefault="00E502CB" w:rsidP="0081573C">
                        <w:pPr>
                          <w:spacing w:before="240" w:after="240" w:line="275" w:lineRule="auto"/>
                          <w:textDirection w:val="btLr"/>
                        </w:pPr>
                        <w:r>
                          <w:rPr>
                            <w:color w:val="000000"/>
                            <w:sz w:val="26"/>
                          </w:rPr>
                          <w:t>Sucrose Metabolism anTransport</w:t>
                        </w:r>
                      </w:p>
                      <w:p w14:paraId="69B8792C" w14:textId="77777777" w:rsidR="00E502CB" w:rsidRDefault="00E502CB">
                        <w:pPr>
                          <w:spacing w:line="240" w:lineRule="auto"/>
                          <w:textDirection w:val="btLr"/>
                        </w:pPr>
                      </w:p>
                      <w:p w14:paraId="650D6FBD" w14:textId="77777777" w:rsidR="00E502CB" w:rsidRDefault="00E502CB">
                        <w:pPr>
                          <w:spacing w:line="240" w:lineRule="auto"/>
                          <w:textDirection w:val="btLr"/>
                        </w:pPr>
                      </w:p>
                      <w:p w14:paraId="4F848EEF" w14:textId="77777777" w:rsidR="00E502CB" w:rsidRDefault="00E502CB">
                        <w:pPr>
                          <w:spacing w:line="240" w:lineRule="auto"/>
                          <w:textDirection w:val="btLr"/>
                        </w:pPr>
                      </w:p>
                      <w:p w14:paraId="2B6C4888" w14:textId="77777777" w:rsidR="00E502CB" w:rsidRDefault="00E502CB">
                        <w:pPr>
                          <w:spacing w:line="240" w:lineRule="auto"/>
                          <w:textDirection w:val="btLr"/>
                        </w:pPr>
                      </w:p>
                      <w:p w14:paraId="74275DD9" w14:textId="77777777" w:rsidR="00E502CB" w:rsidRDefault="00E502CB">
                        <w:pPr>
                          <w:spacing w:line="240" w:lineRule="auto"/>
                          <w:textDirection w:val="btLr"/>
                        </w:pPr>
                      </w:p>
                    </w:txbxContent>
                  </v:textbox>
                </v:rect>
                <v:rect id="Rectangle 1298166855" o:spid="_x0000_s1029" style="position:absolute;left:37078;top:31972;width:37850;height:18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603A345C" w14:textId="77777777" w:rsidR="00E502CB" w:rsidRDefault="00E502CB" w:rsidP="0081573C">
                        <w:pPr>
                          <w:spacing w:before="240" w:after="240" w:line="275" w:lineRule="auto"/>
                          <w:textDirection w:val="btLr"/>
                        </w:pPr>
                        <w:r>
                          <w:rPr>
                            <w:b/>
                            <w:color w:val="000000"/>
                            <w:sz w:val="26"/>
                          </w:rPr>
                          <w:t>Respiration</w:t>
                        </w:r>
                      </w:p>
                      <w:p w14:paraId="33F794F9" w14:textId="77777777" w:rsidR="00E502CB" w:rsidRDefault="00E502CB" w:rsidP="0081573C">
                        <w:pPr>
                          <w:spacing w:after="240" w:line="275" w:lineRule="auto"/>
                          <w:textDirection w:val="btLr"/>
                        </w:pPr>
                        <w:r w:rsidRPr="0081573C">
                          <w:rPr>
                            <w:color w:val="000000"/>
                            <w:sz w:val="26"/>
                          </w:rPr>
                          <w:t>Glycolysis</w:t>
                        </w:r>
                      </w:p>
                      <w:p w14:paraId="3C1AEF58" w14:textId="77777777" w:rsidR="00E502CB" w:rsidRDefault="00E502CB" w:rsidP="0081573C">
                        <w:pPr>
                          <w:spacing w:after="240" w:line="275" w:lineRule="auto"/>
                          <w:textDirection w:val="btLr"/>
                        </w:pPr>
                        <w:r w:rsidRPr="0081573C">
                          <w:rPr>
                            <w:color w:val="000000"/>
                            <w:sz w:val="26"/>
                          </w:rPr>
                          <w:t>Conversion of glucose to pyruvate</w:t>
                        </w:r>
                      </w:p>
                      <w:p w14:paraId="705CE978" w14:textId="77777777" w:rsidR="00E502CB" w:rsidRDefault="00E502CB" w:rsidP="0081573C">
                        <w:pPr>
                          <w:spacing w:after="240" w:line="275" w:lineRule="auto"/>
                          <w:textDirection w:val="btLr"/>
                        </w:pPr>
                        <w:r w:rsidRPr="0081573C">
                          <w:rPr>
                            <w:color w:val="000000"/>
                            <w:sz w:val="26"/>
                          </w:rPr>
                          <w:t>ATP production and NADH generation</w:t>
                        </w:r>
                      </w:p>
                      <w:p w14:paraId="37758D04" w14:textId="77777777" w:rsidR="00E502CB" w:rsidRDefault="00E502CB">
                        <w:pPr>
                          <w:spacing w:before="240" w:after="240" w:line="275" w:lineRule="auto"/>
                          <w:ind w:left="720" w:firstLine="360"/>
                          <w:textDirection w:val="btLr"/>
                        </w:pPr>
                        <w:r>
                          <w:rPr>
                            <w:color w:val="000000"/>
                            <w:sz w:val="26"/>
                          </w:rPr>
                          <w:t xml:space="preserve">Anaerobic Respiration </w:t>
                        </w:r>
                      </w:p>
                      <w:p w14:paraId="33AFA600" w14:textId="77777777" w:rsidR="00E502CB" w:rsidRDefault="00E502CB">
                        <w:pPr>
                          <w:spacing w:before="240" w:after="240" w:line="275" w:lineRule="auto"/>
                          <w:ind w:left="720" w:firstLine="360"/>
                          <w:textDirection w:val="btLr"/>
                        </w:pPr>
                        <w:r>
                          <w:rPr>
                            <w:color w:val="000000"/>
                            <w:sz w:val="26"/>
                          </w:rPr>
                          <w:t>Types of fermentation (alcoholic and lactic acid fermentation)</w:t>
                        </w:r>
                      </w:p>
                    </w:txbxContent>
                  </v:textbox>
                </v:rect>
                <v:rect id="Rectangle 859473708" o:spid="_x0000_s1030" style="position:absolute;left:43612;top:1340;width:31114;height:19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" fillcolor="#cfe2f3">
                  <v:stroke startarrowwidth="narrow" startarrowlength="short" endarrowwidth="narrow" endarrowlength="short" joinstyle="round"/>
                  <v:textbox inset="2.53958mm,2.53958mm,2.53958mm,2.53958mm">
                    <w:txbxContent>
                      <w:p w14:paraId="70D073F1" w14:textId="77777777" w:rsidR="00E502CB" w:rsidRDefault="00E502CB">
                        <w:pPr>
                          <w:spacing w:line="240" w:lineRule="auto"/>
                          <w:textDirection w:val="btLr"/>
                        </w:pPr>
                        <w:r>
                          <w:rPr>
                            <w:b/>
                            <w:color w:val="000000"/>
                            <w:sz w:val="26"/>
                          </w:rPr>
                          <w:t>Plant Cell Metabolism</w:t>
                        </w:r>
                      </w:p>
                      <w:p w14:paraId="07FCE01C" w14:textId="77777777" w:rsidR="00E502CB" w:rsidRDefault="00E502CB">
                        <w:pPr>
                          <w:spacing w:line="240" w:lineRule="auto"/>
                          <w:textDirection w:val="btLr"/>
                        </w:pPr>
                        <w:r>
                          <w:rPr>
                            <w:b/>
                            <w:color w:val="000000"/>
                            <w:sz w:val="26"/>
                          </w:rPr>
                          <w:t>Photosynthesis</w:t>
                        </w:r>
                      </w:p>
                      <w:p w14:paraId="0B2E59E2" w14:textId="77777777" w:rsidR="00E502CB" w:rsidRDefault="00E502CB" w:rsidP="0081573C">
                        <w:pPr>
                          <w:spacing w:line="240" w:lineRule="auto"/>
                          <w:textDirection w:val="btLr"/>
                        </w:pPr>
                        <w:r>
                          <w:rPr>
                            <w:color w:val="000000"/>
                            <w:sz w:val="26"/>
                          </w:rPr>
                          <w:t xml:space="preserve">Leaf structure and arrangement </w:t>
                        </w:r>
                      </w:p>
                      <w:p w14:paraId="0C3AE010" w14:textId="77777777" w:rsidR="00E502CB" w:rsidRDefault="00E502CB" w:rsidP="0081573C">
                        <w:pPr>
                          <w:spacing w:line="240" w:lineRule="auto"/>
                          <w:textDirection w:val="btLr"/>
                        </w:pPr>
                        <w:r>
                          <w:rPr>
                            <w:color w:val="000000"/>
                            <w:sz w:val="26"/>
                          </w:rPr>
                          <w:t>Photosystems (Photosystem I and Photosystem II)</w:t>
                        </w:r>
                      </w:p>
                      <w:p w14:paraId="49B278B0" w14:textId="77777777" w:rsidR="00E502CB" w:rsidRDefault="00E502CB" w:rsidP="0081573C">
                        <w:pPr>
                          <w:spacing w:line="240" w:lineRule="auto"/>
                          <w:textDirection w:val="btLr"/>
                        </w:pPr>
                        <w:r>
                          <w:rPr>
                            <w:color w:val="000000"/>
                            <w:sz w:val="26"/>
                          </w:rPr>
                          <w:t>Electron transport chain and ATP synthesis</w:t>
                        </w:r>
                      </w:p>
                      <w:p w14:paraId="5ECCDE96" w14:textId="77777777" w:rsidR="00E502CB" w:rsidRDefault="00E502CB">
                        <w:pPr>
                          <w:spacing w:line="240" w:lineRule="auto"/>
                          <w:textDirection w:val="btLr"/>
                        </w:pPr>
                      </w:p>
                    </w:txbxContent>
                  </v:textbox>
                </v:rect>
                <v:rect id="Rectangle 2052957511" o:spid="_x0000_s1031" style="position:absolute;left:2050;top:1339;width:26595;height:17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0B06E86D" w14:textId="77777777" w:rsidR="00E502CB" w:rsidRDefault="00E502CB">
                        <w:pPr>
                          <w:spacing w:line="240" w:lineRule="auto"/>
                          <w:textDirection w:val="btLr"/>
                        </w:pPr>
                        <w:r>
                          <w:rPr>
                            <w:b/>
                            <w:color w:val="000000"/>
                            <w:sz w:val="26"/>
                          </w:rPr>
                          <w:t xml:space="preserve">Plant Hormones </w:t>
                        </w:r>
                      </w:p>
                      <w:p w14:paraId="230F5F29" w14:textId="77777777" w:rsidR="00E502CB" w:rsidRDefault="00E502CB" w:rsidP="0081573C">
                        <w:pPr>
                          <w:spacing w:before="240" w:after="240" w:line="275" w:lineRule="auto"/>
                          <w:textDirection w:val="btLr"/>
                        </w:pPr>
                        <w:r>
                          <w:rPr>
                            <w:color w:val="000000"/>
                            <w:sz w:val="26"/>
                          </w:rPr>
                          <w:t>Types of Plant hormones</w:t>
                        </w:r>
                      </w:p>
                      <w:p w14:paraId="1FC27F43" w14:textId="77777777" w:rsidR="00E502CB" w:rsidRDefault="00E502CB" w:rsidP="0081573C">
                        <w:pPr>
                          <w:spacing w:before="240" w:after="240" w:line="275" w:lineRule="auto"/>
                          <w:textDirection w:val="btLr"/>
                        </w:pPr>
                        <w:r>
                          <w:rPr>
                            <w:color w:val="000000"/>
                            <w:sz w:val="26"/>
                          </w:rPr>
                          <w:t>Roles of plant hormones in growth and development</w:t>
                        </w:r>
                      </w:p>
                      <w:p w14:paraId="0398FF3E" w14:textId="77777777" w:rsidR="00E502CB" w:rsidRDefault="00E502CB">
                        <w:pPr>
                          <w:spacing w:line="240" w:lineRule="auto"/>
                          <w:textDirection w:val="btLr"/>
                        </w:pPr>
                      </w:p>
                    </w:txbxContent>
                  </v:textbox>
                </v:rect>
                <v:shapetype id="_x0000_t32" coordsize="21600,21600" o:spt="32" o:oned="t" path="m,l21600,21600e" filled="f">
                  <v:path arrowok="t" fillok="f" o:connecttype="none"/>
                  <o:lock v:ext="edit" shapetype="t"/>
                </v:shapetype>
                <v:shape id="Straight Arrow Connector 224324675" o:spid="_x0000_s1032" type="#_x0000_t32" style="position:absolute;left:26108;top:15246;width:4062;height:55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"/>
                <v:shape id="Straight Arrow Connector 1557916677" o:spid="_x0000_s1033" type="#_x0000_t32" style="position:absolute;left:40727;top:13521;width:2841;height:75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"/>
                <v:shape id="Straight Arrow Connector 731442697" o:spid="_x0000_s1034" type="#_x0000_t32" style="position:absolute;left:25399;top:29458;width:4059;height:70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"/>
                <v:shape id="Straight Arrow Connector 1272493006" o:spid="_x0000_s1035" type="#_x0000_t32" style="position:absolute;left:42146;top:29661;width:3045;height:25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"/>
                <w10:anchorlock/>
              </v:group>
            </w:pict>
          </mc:Fallback>
        </mc:AlternateContent>
      </w:r>
    </w:p>
    <w:p w14:paraId="50AC1C5B" w14:textId="77777777" w:rsidR="00BA4807" w:rsidRPr="00572B12" w:rsidRDefault="00BA4807">
      <w:pPr>
        <w:spacing w:after="160" w:line="259" w:lineRule="auto"/>
        <w:rPr>
          <w:rFonts w:ascii="Times New Roman" w:hAnsi="Times New Roman" w:cs="Times New Roman"/>
          <w:sz w:val="24"/>
          <w:szCs w:val="24"/>
          <w:u w:val="single"/>
        </w:rPr>
      </w:pPr>
    </w:p>
    <w:p w14:paraId="75C8BC87" w14:textId="77777777" w:rsidR="00BA4807" w:rsidRPr="00572B12" w:rsidRDefault="00D8139B">
      <w:pPr>
        <w:spacing w:after="160" w:line="259" w:lineRule="auto"/>
        <w:rPr>
          <w:rFonts w:ascii="Times New Roman" w:hAnsi="Times New Roman" w:cs="Times New Roman"/>
          <w:b/>
          <w:sz w:val="24"/>
          <w:szCs w:val="24"/>
        </w:rPr>
      </w:pPr>
      <w:r w:rsidRPr="00572B12">
        <w:rPr>
          <w:rFonts w:ascii="Times New Roman" w:hAnsi="Times New Roman" w:cs="Times New Roman"/>
          <w:b/>
          <w:sz w:val="24"/>
          <w:szCs w:val="24"/>
        </w:rPr>
        <w:t>Lesson Review</w:t>
      </w:r>
    </w:p>
    <w:p w14:paraId="30F56F58" w14:textId="77777777" w:rsidR="00BA4807" w:rsidRPr="00572B12" w:rsidRDefault="00D8139B">
      <w:pPr>
        <w:numPr>
          <w:ilvl w:val="0"/>
          <w:numId w:val="2"/>
        </w:num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Plant biochemistry is the study that involves studying chemical processes and molecular mechanisms in plants. </w:t>
      </w:r>
    </w:p>
    <w:p w14:paraId="52BD56D0" w14:textId="77777777" w:rsidR="00BA4807" w:rsidRPr="00572B12" w:rsidRDefault="00BA4807">
      <w:pPr>
        <w:spacing w:line="259" w:lineRule="auto"/>
        <w:ind w:left="720"/>
        <w:rPr>
          <w:rFonts w:ascii="Times New Roman" w:hAnsi="Times New Roman" w:cs="Times New Roman"/>
          <w:b/>
          <w:sz w:val="24"/>
          <w:szCs w:val="24"/>
        </w:rPr>
      </w:pPr>
    </w:p>
    <w:p w14:paraId="44B84D38" w14:textId="77777777" w:rsidR="00BA4807" w:rsidRPr="00572B12" w:rsidRDefault="00D8139B">
      <w:pPr>
        <w:numPr>
          <w:ilvl w:val="0"/>
          <w:numId w:val="2"/>
        </w:numPr>
        <w:rPr>
          <w:rFonts w:ascii="Times New Roman" w:hAnsi="Times New Roman" w:cs="Times New Roman"/>
          <w:sz w:val="24"/>
          <w:szCs w:val="24"/>
        </w:rPr>
      </w:pPr>
      <w:r w:rsidRPr="00572B12">
        <w:rPr>
          <w:rFonts w:ascii="Times New Roman" w:hAnsi="Times New Roman" w:cs="Times New Roman"/>
          <w:sz w:val="24"/>
          <w:szCs w:val="24"/>
        </w:rPr>
        <w:t xml:space="preserve">Photosynthesis is a process by which plants convert sunlight, carbon dioxide, and water into a form of sugar- glucose, and oxygen. </w:t>
      </w:r>
    </w:p>
    <w:p w14:paraId="6D772725" w14:textId="77777777" w:rsidR="00BA4807" w:rsidRPr="00572B12" w:rsidRDefault="00BA4807">
      <w:pPr>
        <w:ind w:left="720"/>
        <w:rPr>
          <w:rFonts w:ascii="Times New Roman" w:hAnsi="Times New Roman" w:cs="Times New Roman"/>
          <w:sz w:val="24"/>
          <w:szCs w:val="24"/>
        </w:rPr>
      </w:pPr>
    </w:p>
    <w:p w14:paraId="0F25B36D" w14:textId="77777777" w:rsidR="00BA4807" w:rsidRPr="00572B12" w:rsidRDefault="00D8139B">
      <w:pPr>
        <w:numPr>
          <w:ilvl w:val="0"/>
          <w:numId w:val="2"/>
        </w:numPr>
        <w:spacing w:after="160" w:line="259" w:lineRule="auto"/>
        <w:rPr>
          <w:rFonts w:ascii="Times New Roman" w:hAnsi="Times New Roman" w:cs="Times New Roman"/>
          <w:sz w:val="24"/>
          <w:szCs w:val="24"/>
        </w:rPr>
      </w:pPr>
      <w:r w:rsidRPr="00572B12">
        <w:rPr>
          <w:rFonts w:ascii="Times New Roman" w:hAnsi="Times New Roman" w:cs="Times New Roman"/>
          <w:sz w:val="24"/>
          <w:szCs w:val="24"/>
        </w:rPr>
        <w:t>Glycolysis is the metabolic process that occurs in the cytoplasm, it breaks down glucose into 2 molecules of pyruvate.</w:t>
      </w:r>
    </w:p>
    <w:p w14:paraId="34610F2D" w14:textId="77777777" w:rsidR="00BA4807" w:rsidRPr="00572B12" w:rsidRDefault="00BA4807">
      <w:pPr>
        <w:spacing w:after="160" w:line="259" w:lineRule="auto"/>
        <w:ind w:left="720"/>
        <w:rPr>
          <w:rFonts w:ascii="Times New Roman" w:hAnsi="Times New Roman" w:cs="Times New Roman"/>
          <w:sz w:val="24"/>
          <w:szCs w:val="24"/>
        </w:rPr>
      </w:pPr>
    </w:p>
    <w:p w14:paraId="0A8FFC21" w14:textId="77777777" w:rsidR="00BA4807" w:rsidRPr="00572B12" w:rsidRDefault="00D8139B">
      <w:pPr>
        <w:numPr>
          <w:ilvl w:val="0"/>
          <w:numId w:val="2"/>
        </w:num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Carbohydrate metabolism is an essential process in plants that involves the breakdown of carbohydrates </w:t>
      </w:r>
      <w:r w:rsidRPr="00572B12">
        <w:rPr>
          <w:rFonts w:ascii="Times New Roman" w:hAnsi="Times New Roman" w:cs="Times New Roman"/>
          <w:b/>
          <w:sz w:val="24"/>
          <w:szCs w:val="24"/>
        </w:rPr>
        <w:br/>
      </w:r>
    </w:p>
    <w:p w14:paraId="50C83C1A" w14:textId="77777777" w:rsidR="00BA4807" w:rsidRPr="00572B12" w:rsidRDefault="00D8139B">
      <w:pPr>
        <w:numPr>
          <w:ilvl w:val="0"/>
          <w:numId w:val="2"/>
        </w:numPr>
        <w:rPr>
          <w:rFonts w:ascii="Times New Roman" w:hAnsi="Times New Roman" w:cs="Times New Roman"/>
          <w:sz w:val="24"/>
          <w:szCs w:val="24"/>
        </w:rPr>
      </w:pPr>
      <w:r w:rsidRPr="00572B12">
        <w:rPr>
          <w:rFonts w:ascii="Times New Roman" w:hAnsi="Times New Roman" w:cs="Times New Roman"/>
          <w:sz w:val="24"/>
          <w:szCs w:val="24"/>
        </w:rPr>
        <w:t>Alcoholic fermentation converts glucose into ethanol and carbon dioxide, along with a small amount of energy.</w:t>
      </w:r>
    </w:p>
    <w:p w14:paraId="2CB6A18A" w14:textId="77777777" w:rsidR="00BA4807" w:rsidRPr="00572B12" w:rsidRDefault="00BA4807">
      <w:pPr>
        <w:spacing w:after="160" w:line="259" w:lineRule="auto"/>
        <w:ind w:left="720"/>
        <w:rPr>
          <w:rFonts w:ascii="Times New Roman" w:hAnsi="Times New Roman" w:cs="Times New Roman"/>
          <w:sz w:val="24"/>
          <w:szCs w:val="24"/>
        </w:rPr>
      </w:pPr>
    </w:p>
    <w:p w14:paraId="755FFAC7" w14:textId="77777777" w:rsidR="00BA4807" w:rsidRPr="00572B12" w:rsidRDefault="00D8139B">
      <w:pPr>
        <w:numPr>
          <w:ilvl w:val="0"/>
          <w:numId w:val="2"/>
        </w:numPr>
        <w:rPr>
          <w:rFonts w:ascii="Times New Roman" w:hAnsi="Times New Roman" w:cs="Times New Roman"/>
          <w:sz w:val="24"/>
          <w:szCs w:val="24"/>
        </w:rPr>
      </w:pPr>
      <w:r w:rsidRPr="00572B12">
        <w:rPr>
          <w:rFonts w:ascii="Times New Roman" w:hAnsi="Times New Roman" w:cs="Times New Roman"/>
          <w:sz w:val="24"/>
          <w:szCs w:val="24"/>
        </w:rPr>
        <w:t>Lactic acid fermentation involves conversion of glucose into pyruvate through glycolysis, it gets converted into lactic acid.</w:t>
      </w:r>
    </w:p>
    <w:p w14:paraId="7E24A7B7" w14:textId="77777777" w:rsidR="00BA4807" w:rsidRPr="00572B12" w:rsidRDefault="00BA4807">
      <w:pPr>
        <w:ind w:left="720"/>
        <w:rPr>
          <w:rFonts w:ascii="Times New Roman" w:hAnsi="Times New Roman" w:cs="Times New Roman"/>
          <w:sz w:val="24"/>
          <w:szCs w:val="24"/>
        </w:rPr>
      </w:pPr>
    </w:p>
    <w:p w14:paraId="5F430865" w14:textId="77777777" w:rsidR="00BA4807" w:rsidRPr="00572B12" w:rsidRDefault="00D8139B">
      <w:pPr>
        <w:numPr>
          <w:ilvl w:val="0"/>
          <w:numId w:val="2"/>
        </w:numPr>
        <w:rPr>
          <w:rFonts w:ascii="Times New Roman" w:hAnsi="Times New Roman" w:cs="Times New Roman"/>
          <w:b/>
          <w:sz w:val="24"/>
          <w:szCs w:val="24"/>
        </w:rPr>
      </w:pPr>
      <w:r w:rsidRPr="00572B12">
        <w:rPr>
          <w:rFonts w:ascii="Times New Roman" w:hAnsi="Times New Roman" w:cs="Times New Roman"/>
          <w:sz w:val="24"/>
          <w:szCs w:val="24"/>
        </w:rPr>
        <w:t xml:space="preserve">Plant hormones, also called phytohormones, play pivotal role in plant growth, development, and responses to environmental stimuli. </w:t>
      </w:r>
    </w:p>
    <w:p w14:paraId="29A600B5" w14:textId="77777777" w:rsidR="00BA4807" w:rsidRPr="00572B12" w:rsidRDefault="00BA4807">
      <w:pPr>
        <w:spacing w:after="160" w:line="259" w:lineRule="auto"/>
        <w:rPr>
          <w:rFonts w:ascii="Times New Roman" w:hAnsi="Times New Roman" w:cs="Times New Roman"/>
          <w:b/>
          <w:sz w:val="24"/>
          <w:szCs w:val="24"/>
        </w:rPr>
      </w:pPr>
    </w:p>
    <w:p w14:paraId="6075D673" w14:textId="77777777" w:rsidR="00BA4807" w:rsidRPr="00572B12" w:rsidRDefault="00D8139B">
      <w:pPr>
        <w:spacing w:after="160" w:line="259" w:lineRule="auto"/>
        <w:rPr>
          <w:rFonts w:ascii="Times New Roman" w:hAnsi="Times New Roman" w:cs="Times New Roman"/>
          <w:b/>
          <w:sz w:val="24"/>
          <w:szCs w:val="24"/>
        </w:rPr>
      </w:pPr>
      <w:r w:rsidRPr="00572B12">
        <w:rPr>
          <w:rFonts w:ascii="Times New Roman" w:hAnsi="Times New Roman" w:cs="Times New Roman"/>
          <w:b/>
          <w:sz w:val="24"/>
          <w:szCs w:val="24"/>
        </w:rPr>
        <w:t>Lesson Vocabulary</w:t>
      </w:r>
      <w:r w:rsidR="006C2DB3" w:rsidRPr="00572B12">
        <w:rPr>
          <w:rFonts w:ascii="Times New Roman" w:hAnsi="Times New Roman" w:cs="Times New Roman"/>
          <w:b/>
          <w:sz w:val="24"/>
          <w:szCs w:val="24"/>
        </w:rPr>
        <w:t xml:space="preserve"> </w:t>
      </w:r>
      <w:r w:rsidR="0081573C" w:rsidRPr="00572B12">
        <w:rPr>
          <w:rFonts w:ascii="Times New Roman" w:hAnsi="Times New Roman" w:cs="Times New Roman"/>
          <w:b/>
          <w:sz w:val="24"/>
          <w:szCs w:val="24"/>
        </w:rPr>
        <w:t>Words</w:t>
      </w:r>
    </w:p>
    <w:p w14:paraId="23B0EA8C" w14:textId="77777777" w:rsidR="00BA4807" w:rsidRPr="00572B12" w:rsidRDefault="00D8139B">
      <w:pPr>
        <w:spacing w:after="160" w:line="259" w:lineRule="auto"/>
        <w:rPr>
          <w:rFonts w:ascii="Times New Roman" w:hAnsi="Times New Roman" w:cs="Times New Roman"/>
          <w:sz w:val="24"/>
          <w:szCs w:val="24"/>
        </w:rPr>
      </w:pPr>
      <w:r w:rsidRPr="00572B12">
        <w:rPr>
          <w:rFonts w:ascii="Times New Roman" w:hAnsi="Times New Roman" w:cs="Times New Roman"/>
          <w:b/>
          <w:sz w:val="24"/>
          <w:szCs w:val="24"/>
        </w:rPr>
        <w:t>Algae</w:t>
      </w:r>
      <w:r w:rsidR="006C2DB3" w:rsidRPr="00572B12">
        <w:rPr>
          <w:rFonts w:ascii="Times New Roman" w:hAnsi="Times New Roman" w:cs="Times New Roman"/>
          <w:b/>
          <w:sz w:val="24"/>
          <w:szCs w:val="24"/>
        </w:rPr>
        <w:t xml:space="preserve">: </w:t>
      </w:r>
      <w:r w:rsidRPr="00572B12">
        <w:rPr>
          <w:rFonts w:ascii="Times New Roman" w:hAnsi="Times New Roman" w:cs="Times New Roman"/>
          <w:sz w:val="24"/>
          <w:szCs w:val="24"/>
        </w:rPr>
        <w:t>Photosynthetic organisms, can be unicellular or multicellular found in variety of habitats.</w:t>
      </w:r>
    </w:p>
    <w:p w14:paraId="5522BE7F" w14:textId="77777777" w:rsidR="00BA4807" w:rsidRPr="00572B12" w:rsidRDefault="00D8139B">
      <w:pPr>
        <w:spacing w:after="160" w:line="259" w:lineRule="auto"/>
        <w:rPr>
          <w:rFonts w:ascii="Times New Roman" w:hAnsi="Times New Roman" w:cs="Times New Roman"/>
          <w:b/>
          <w:sz w:val="24"/>
          <w:szCs w:val="24"/>
        </w:rPr>
      </w:pPr>
      <w:r w:rsidRPr="00572B12">
        <w:rPr>
          <w:rFonts w:ascii="Times New Roman" w:hAnsi="Times New Roman" w:cs="Times New Roman"/>
          <w:b/>
          <w:sz w:val="24"/>
          <w:szCs w:val="24"/>
        </w:rPr>
        <w:t>Bacteria</w:t>
      </w:r>
      <w:r w:rsidR="006C2DB3" w:rsidRPr="00572B12">
        <w:rPr>
          <w:rFonts w:ascii="Times New Roman" w:hAnsi="Times New Roman" w:cs="Times New Roman"/>
          <w:sz w:val="24"/>
          <w:szCs w:val="24"/>
        </w:rPr>
        <w:t>:</w:t>
      </w:r>
      <w:r w:rsidRPr="00572B12">
        <w:rPr>
          <w:rFonts w:ascii="Times New Roman" w:hAnsi="Times New Roman" w:cs="Times New Roman"/>
          <w:sz w:val="24"/>
          <w:szCs w:val="24"/>
        </w:rPr>
        <w:t xml:space="preserve"> Single cells, prokaryotic organisms present in diverse environments.</w:t>
      </w:r>
    </w:p>
    <w:p w14:paraId="30F2EC79" w14:textId="77777777" w:rsidR="00BA4807" w:rsidRPr="00572B12" w:rsidRDefault="00D8139B">
      <w:pPr>
        <w:spacing w:after="160" w:line="259" w:lineRule="auto"/>
        <w:rPr>
          <w:rFonts w:ascii="Times New Roman" w:hAnsi="Times New Roman" w:cs="Times New Roman"/>
          <w:b/>
          <w:sz w:val="24"/>
          <w:szCs w:val="24"/>
        </w:rPr>
      </w:pPr>
      <w:r w:rsidRPr="00572B12">
        <w:rPr>
          <w:rFonts w:ascii="Times New Roman" w:hAnsi="Times New Roman" w:cs="Times New Roman"/>
          <w:b/>
          <w:sz w:val="24"/>
          <w:szCs w:val="24"/>
        </w:rPr>
        <w:t>Enzyme</w:t>
      </w:r>
      <w:r w:rsidR="006C2DB3" w:rsidRPr="00572B12">
        <w:rPr>
          <w:rFonts w:ascii="Times New Roman" w:hAnsi="Times New Roman" w:cs="Times New Roman"/>
          <w:b/>
          <w:sz w:val="24"/>
          <w:szCs w:val="24"/>
        </w:rPr>
        <w:t>:</w:t>
      </w:r>
      <w:r w:rsidRPr="00572B12">
        <w:rPr>
          <w:rFonts w:ascii="Times New Roman" w:hAnsi="Times New Roman" w:cs="Times New Roman"/>
          <w:b/>
          <w:sz w:val="24"/>
          <w:szCs w:val="24"/>
        </w:rPr>
        <w:t xml:space="preserve"> </w:t>
      </w:r>
      <w:r w:rsidRPr="00572B12">
        <w:rPr>
          <w:rFonts w:ascii="Times New Roman" w:hAnsi="Times New Roman" w:cs="Times New Roman"/>
          <w:sz w:val="24"/>
          <w:szCs w:val="24"/>
        </w:rPr>
        <w:t>Act as a catalyst which boosts chemical reactions.</w:t>
      </w:r>
    </w:p>
    <w:p w14:paraId="7266ABBB" w14:textId="77777777" w:rsidR="00BA4807" w:rsidRPr="00572B12" w:rsidRDefault="00D8139B">
      <w:pPr>
        <w:spacing w:after="160" w:line="259" w:lineRule="auto"/>
        <w:rPr>
          <w:rFonts w:ascii="Times New Roman" w:hAnsi="Times New Roman" w:cs="Times New Roman"/>
          <w:sz w:val="24"/>
          <w:szCs w:val="24"/>
        </w:rPr>
      </w:pPr>
      <w:r w:rsidRPr="00572B12">
        <w:rPr>
          <w:rFonts w:ascii="Times New Roman" w:hAnsi="Times New Roman" w:cs="Times New Roman"/>
          <w:b/>
          <w:sz w:val="24"/>
          <w:szCs w:val="24"/>
        </w:rPr>
        <w:t>Glucose</w:t>
      </w:r>
      <w:r w:rsidR="006C2DB3" w:rsidRPr="00572B12">
        <w:rPr>
          <w:rFonts w:ascii="Times New Roman" w:hAnsi="Times New Roman" w:cs="Times New Roman"/>
          <w:b/>
          <w:sz w:val="24"/>
          <w:szCs w:val="24"/>
        </w:rPr>
        <w:t>:</w:t>
      </w:r>
      <w:r w:rsidRPr="00572B12">
        <w:rPr>
          <w:rFonts w:ascii="Times New Roman" w:hAnsi="Times New Roman" w:cs="Times New Roman"/>
          <w:b/>
          <w:sz w:val="24"/>
          <w:szCs w:val="24"/>
        </w:rPr>
        <w:t xml:space="preserve"> </w:t>
      </w:r>
      <w:r w:rsidRPr="00572B12">
        <w:rPr>
          <w:rFonts w:ascii="Times New Roman" w:hAnsi="Times New Roman" w:cs="Times New Roman"/>
          <w:sz w:val="24"/>
          <w:szCs w:val="24"/>
        </w:rPr>
        <w:t>Simple and essential sugar for growth and development.</w:t>
      </w:r>
    </w:p>
    <w:p w14:paraId="67D7139A" w14:textId="77777777" w:rsidR="00BA4807" w:rsidRPr="00572B12" w:rsidRDefault="00D8139B">
      <w:pPr>
        <w:spacing w:after="160" w:line="259" w:lineRule="auto"/>
        <w:rPr>
          <w:rFonts w:ascii="Times New Roman" w:hAnsi="Times New Roman" w:cs="Times New Roman"/>
          <w:sz w:val="24"/>
          <w:szCs w:val="24"/>
        </w:rPr>
      </w:pPr>
      <w:r w:rsidRPr="00572B12">
        <w:rPr>
          <w:rFonts w:ascii="Times New Roman" w:hAnsi="Times New Roman" w:cs="Times New Roman"/>
          <w:b/>
          <w:sz w:val="24"/>
          <w:szCs w:val="24"/>
        </w:rPr>
        <w:t>Metabolism</w:t>
      </w:r>
      <w:r w:rsidR="006C2DB3" w:rsidRPr="00572B12">
        <w:rPr>
          <w:rFonts w:ascii="Times New Roman" w:hAnsi="Times New Roman" w:cs="Times New Roman"/>
          <w:b/>
          <w:sz w:val="24"/>
          <w:szCs w:val="24"/>
        </w:rPr>
        <w:t xml:space="preserve">: </w:t>
      </w:r>
      <w:r w:rsidRPr="00572B12">
        <w:rPr>
          <w:rFonts w:ascii="Times New Roman" w:hAnsi="Times New Roman" w:cs="Times New Roman"/>
          <w:b/>
          <w:sz w:val="24"/>
          <w:szCs w:val="24"/>
        </w:rPr>
        <w:t xml:space="preserve"> </w:t>
      </w:r>
      <w:r w:rsidRPr="00572B12">
        <w:rPr>
          <w:rFonts w:ascii="Times New Roman" w:hAnsi="Times New Roman" w:cs="Times New Roman"/>
          <w:sz w:val="24"/>
          <w:szCs w:val="24"/>
        </w:rPr>
        <w:t>Sum of all bodily reactions, involving energy transformation and synthesis.</w:t>
      </w:r>
    </w:p>
    <w:p w14:paraId="4117DFB9" w14:textId="77777777" w:rsidR="00BA4807" w:rsidRPr="00572B12" w:rsidRDefault="00D8139B">
      <w:pPr>
        <w:spacing w:after="160" w:line="259" w:lineRule="auto"/>
        <w:rPr>
          <w:rFonts w:ascii="Times New Roman" w:hAnsi="Times New Roman" w:cs="Times New Roman"/>
          <w:sz w:val="24"/>
          <w:szCs w:val="24"/>
        </w:rPr>
      </w:pPr>
      <w:r w:rsidRPr="00572B12">
        <w:rPr>
          <w:rFonts w:ascii="Times New Roman" w:hAnsi="Times New Roman" w:cs="Times New Roman"/>
          <w:b/>
          <w:sz w:val="24"/>
          <w:szCs w:val="24"/>
        </w:rPr>
        <w:t>Nucleus</w:t>
      </w:r>
      <w:r w:rsidR="006C2DB3" w:rsidRPr="00572B12">
        <w:rPr>
          <w:rFonts w:ascii="Times New Roman" w:hAnsi="Times New Roman" w:cs="Times New Roman"/>
          <w:b/>
          <w:sz w:val="24"/>
          <w:szCs w:val="24"/>
        </w:rPr>
        <w:t>:</w:t>
      </w:r>
      <w:r w:rsidRPr="00572B12">
        <w:rPr>
          <w:rFonts w:ascii="Times New Roman" w:hAnsi="Times New Roman" w:cs="Times New Roman"/>
          <w:b/>
          <w:sz w:val="24"/>
          <w:szCs w:val="24"/>
        </w:rPr>
        <w:t xml:space="preserve"> </w:t>
      </w:r>
      <w:r w:rsidRPr="00572B12">
        <w:rPr>
          <w:rFonts w:ascii="Times New Roman" w:hAnsi="Times New Roman" w:cs="Times New Roman"/>
          <w:sz w:val="24"/>
          <w:szCs w:val="24"/>
        </w:rPr>
        <w:t>Main control centre of a cell which contains genetic material in the form of DNA.</w:t>
      </w:r>
    </w:p>
    <w:p w14:paraId="4BEEA1CF" w14:textId="77777777" w:rsidR="00BA4807" w:rsidRPr="00572B12" w:rsidRDefault="00D8139B">
      <w:pPr>
        <w:spacing w:after="160" w:line="259" w:lineRule="auto"/>
        <w:rPr>
          <w:rFonts w:ascii="Times New Roman" w:hAnsi="Times New Roman" w:cs="Times New Roman"/>
          <w:sz w:val="24"/>
          <w:szCs w:val="24"/>
        </w:rPr>
      </w:pPr>
      <w:r w:rsidRPr="00572B12">
        <w:rPr>
          <w:rFonts w:ascii="Times New Roman" w:hAnsi="Times New Roman" w:cs="Times New Roman"/>
          <w:b/>
          <w:sz w:val="24"/>
          <w:szCs w:val="24"/>
        </w:rPr>
        <w:t>Oxidation</w:t>
      </w:r>
      <w:r w:rsidR="006C2DB3" w:rsidRPr="00572B12">
        <w:rPr>
          <w:rFonts w:ascii="Times New Roman" w:hAnsi="Times New Roman" w:cs="Times New Roman"/>
          <w:b/>
          <w:sz w:val="24"/>
          <w:szCs w:val="24"/>
        </w:rPr>
        <w:t>:</w:t>
      </w:r>
      <w:r w:rsidRPr="00572B12">
        <w:rPr>
          <w:rFonts w:ascii="Times New Roman" w:hAnsi="Times New Roman" w:cs="Times New Roman"/>
          <w:sz w:val="24"/>
          <w:szCs w:val="24"/>
        </w:rPr>
        <w:t xml:space="preserve"> Chemical process which involves increase in oxidative state.</w:t>
      </w:r>
    </w:p>
    <w:p w14:paraId="1CC267BB" w14:textId="77777777" w:rsidR="00BA4807" w:rsidRPr="00572B12" w:rsidRDefault="00D8139B">
      <w:pPr>
        <w:spacing w:after="160" w:line="259" w:lineRule="auto"/>
        <w:rPr>
          <w:rFonts w:ascii="Times New Roman" w:hAnsi="Times New Roman" w:cs="Times New Roman"/>
          <w:sz w:val="24"/>
          <w:szCs w:val="24"/>
        </w:rPr>
      </w:pPr>
      <w:r w:rsidRPr="00572B12">
        <w:rPr>
          <w:rFonts w:ascii="Times New Roman" w:hAnsi="Times New Roman" w:cs="Times New Roman"/>
          <w:b/>
          <w:sz w:val="24"/>
          <w:szCs w:val="24"/>
        </w:rPr>
        <w:t>Starch</w:t>
      </w:r>
      <w:r w:rsidR="006C2DB3" w:rsidRPr="00572B12">
        <w:rPr>
          <w:rFonts w:ascii="Times New Roman" w:hAnsi="Times New Roman" w:cs="Times New Roman"/>
          <w:b/>
          <w:sz w:val="24"/>
          <w:szCs w:val="24"/>
        </w:rPr>
        <w:t xml:space="preserve">: </w:t>
      </w:r>
      <w:r w:rsidRPr="00572B12">
        <w:rPr>
          <w:rFonts w:ascii="Times New Roman" w:hAnsi="Times New Roman" w:cs="Times New Roman"/>
          <w:sz w:val="24"/>
          <w:szCs w:val="24"/>
        </w:rPr>
        <w:t>Complex carbohydrate which is used as a storage form in plants.</w:t>
      </w:r>
    </w:p>
    <w:p w14:paraId="69122921" w14:textId="77777777" w:rsidR="00BA4807" w:rsidRPr="00572B12" w:rsidRDefault="00D8139B">
      <w:pPr>
        <w:spacing w:after="160" w:line="259" w:lineRule="auto"/>
        <w:rPr>
          <w:rFonts w:ascii="Times New Roman" w:hAnsi="Times New Roman" w:cs="Times New Roman"/>
          <w:b/>
          <w:sz w:val="24"/>
          <w:szCs w:val="24"/>
        </w:rPr>
      </w:pPr>
      <w:r w:rsidRPr="00572B12">
        <w:rPr>
          <w:rFonts w:ascii="Times New Roman" w:hAnsi="Times New Roman" w:cs="Times New Roman"/>
          <w:b/>
          <w:sz w:val="24"/>
          <w:szCs w:val="24"/>
        </w:rPr>
        <w:t>Stomata</w:t>
      </w:r>
      <w:r w:rsidR="006C2DB3" w:rsidRPr="00572B12">
        <w:rPr>
          <w:rFonts w:ascii="Times New Roman" w:hAnsi="Times New Roman" w:cs="Times New Roman"/>
          <w:b/>
          <w:sz w:val="24"/>
          <w:szCs w:val="24"/>
        </w:rPr>
        <w:t xml:space="preserve">: </w:t>
      </w:r>
      <w:r w:rsidRPr="00572B12">
        <w:rPr>
          <w:rFonts w:ascii="Times New Roman" w:hAnsi="Times New Roman" w:cs="Times New Roman"/>
          <w:sz w:val="24"/>
          <w:szCs w:val="24"/>
        </w:rPr>
        <w:t>Microscopic tiny pores on the leaf surface which regulates gaseous exchange.</w:t>
      </w:r>
    </w:p>
    <w:p w14:paraId="78C0B9AA" w14:textId="77777777" w:rsidR="00BA4807" w:rsidRPr="00572B12" w:rsidRDefault="00BA4807">
      <w:pPr>
        <w:spacing w:after="160" w:line="259" w:lineRule="auto"/>
        <w:rPr>
          <w:rFonts w:ascii="Times New Roman" w:hAnsi="Times New Roman" w:cs="Times New Roman"/>
          <w:b/>
          <w:sz w:val="24"/>
          <w:szCs w:val="24"/>
        </w:rPr>
      </w:pPr>
    </w:p>
    <w:p w14:paraId="149FB76E" w14:textId="77777777" w:rsidR="009C7080" w:rsidRPr="00572B12" w:rsidRDefault="00D8139B">
      <w:pPr>
        <w:spacing w:after="160" w:line="259" w:lineRule="auto"/>
        <w:rPr>
          <w:rFonts w:ascii="Times New Roman" w:hAnsi="Times New Roman" w:cs="Times New Roman"/>
          <w:b/>
          <w:sz w:val="24"/>
          <w:szCs w:val="24"/>
        </w:rPr>
      </w:pPr>
      <w:r w:rsidRPr="00572B12">
        <w:rPr>
          <w:rFonts w:ascii="Times New Roman" w:hAnsi="Times New Roman" w:cs="Times New Roman"/>
          <w:b/>
          <w:sz w:val="24"/>
          <w:szCs w:val="24"/>
        </w:rPr>
        <w:t>Project</w:t>
      </w:r>
    </w:p>
    <w:p w14:paraId="4E4CB66D" w14:textId="77777777" w:rsidR="00BA4807" w:rsidRPr="00572B12" w:rsidRDefault="00D8139B">
      <w:pPr>
        <w:spacing w:after="160" w:line="259" w:lineRule="auto"/>
        <w:rPr>
          <w:rFonts w:ascii="Times New Roman" w:hAnsi="Times New Roman" w:cs="Times New Roman"/>
          <w:sz w:val="24"/>
          <w:szCs w:val="24"/>
        </w:rPr>
      </w:pPr>
      <w:r w:rsidRPr="00572B12">
        <w:rPr>
          <w:rFonts w:ascii="Times New Roman" w:hAnsi="Times New Roman" w:cs="Times New Roman"/>
          <w:sz w:val="24"/>
          <w:szCs w:val="24"/>
        </w:rPr>
        <w:t>Analyse the relationship between light and plant biochemistry.</w:t>
      </w:r>
    </w:p>
    <w:p w14:paraId="6FFF47AA" w14:textId="77777777" w:rsidR="00BA4807" w:rsidRPr="00572B12" w:rsidRDefault="00D8139B">
      <w:pPr>
        <w:spacing w:before="240" w:after="240"/>
        <w:rPr>
          <w:rFonts w:ascii="Times New Roman" w:hAnsi="Times New Roman" w:cs="Times New Roman"/>
          <w:sz w:val="24"/>
          <w:szCs w:val="24"/>
        </w:rPr>
      </w:pPr>
      <w:r w:rsidRPr="00572B12">
        <w:rPr>
          <w:rFonts w:ascii="Times New Roman" w:hAnsi="Times New Roman" w:cs="Times New Roman"/>
          <w:sz w:val="24"/>
          <w:szCs w:val="24"/>
        </w:rPr>
        <w:t xml:space="preserve">Investigate the role of photosystems, pigments, and electron transport chains in harnessing light energy for ATP synthesis during photosynthesis.  </w:t>
      </w:r>
    </w:p>
    <w:p w14:paraId="2F6D3D52" w14:textId="77777777" w:rsidR="002F6D64" w:rsidRPr="00572B12" w:rsidRDefault="00867473" w:rsidP="002F6D64">
      <w:pPr>
        <w:spacing w:after="160" w:line="259" w:lineRule="auto"/>
        <w:rPr>
          <w:rFonts w:ascii="Times New Roman" w:hAnsi="Times New Roman" w:cs="Times New Roman"/>
          <w:b/>
          <w:sz w:val="24"/>
          <w:szCs w:val="24"/>
        </w:rPr>
      </w:pPr>
      <w:r>
        <w:rPr>
          <w:rFonts w:ascii="Times New Roman" w:hAnsi="Times New Roman" w:cs="Times New Roman"/>
          <w:b/>
          <w:sz w:val="24"/>
          <w:szCs w:val="24"/>
        </w:rPr>
        <w:t>Instructions</w:t>
      </w:r>
    </w:p>
    <w:p w14:paraId="0CD6304F" w14:textId="77777777" w:rsidR="002F6D64" w:rsidRPr="00572B12" w:rsidRDefault="002F6D64" w:rsidP="002F6D64">
      <w:pPr>
        <w:spacing w:after="160" w:line="259" w:lineRule="auto"/>
        <w:rPr>
          <w:rFonts w:ascii="Times New Roman" w:hAnsi="Times New Roman" w:cs="Times New Roman"/>
          <w:b/>
          <w:sz w:val="24"/>
          <w:szCs w:val="24"/>
        </w:rPr>
      </w:pPr>
    </w:p>
    <w:p w14:paraId="1007FF0C" w14:textId="77777777" w:rsidR="002F6D64" w:rsidRPr="00572B12" w:rsidRDefault="002F6D64" w:rsidP="002F6D64">
      <w:pPr>
        <w:pStyle w:val="ListParagraph"/>
        <w:numPr>
          <w:ilvl w:val="0"/>
          <w:numId w:val="18"/>
        </w:numPr>
        <w:spacing w:after="160" w:line="259" w:lineRule="auto"/>
        <w:rPr>
          <w:rFonts w:ascii="Times New Roman" w:hAnsi="Times New Roman" w:cs="Times New Roman"/>
          <w:bCs/>
          <w:sz w:val="24"/>
          <w:szCs w:val="24"/>
        </w:rPr>
      </w:pPr>
      <w:r w:rsidRPr="00572B12">
        <w:rPr>
          <w:rFonts w:ascii="Times New Roman" w:hAnsi="Times New Roman" w:cs="Times New Roman"/>
          <w:bCs/>
          <w:sz w:val="24"/>
          <w:szCs w:val="24"/>
        </w:rPr>
        <w:t>Analyse the relationship between light and plant biochemistry.</w:t>
      </w:r>
    </w:p>
    <w:p w14:paraId="1DD0399E" w14:textId="77777777" w:rsidR="002F6D64" w:rsidRPr="00572B12" w:rsidRDefault="002F6D64" w:rsidP="002F6D64">
      <w:pPr>
        <w:pStyle w:val="ListParagraph"/>
        <w:numPr>
          <w:ilvl w:val="0"/>
          <w:numId w:val="18"/>
        </w:numPr>
        <w:spacing w:after="160" w:line="259" w:lineRule="auto"/>
        <w:rPr>
          <w:rFonts w:ascii="Times New Roman" w:hAnsi="Times New Roman" w:cs="Times New Roman"/>
          <w:bCs/>
          <w:sz w:val="24"/>
          <w:szCs w:val="24"/>
        </w:rPr>
      </w:pPr>
      <w:r w:rsidRPr="00572B12">
        <w:rPr>
          <w:rFonts w:ascii="Times New Roman" w:hAnsi="Times New Roman" w:cs="Times New Roman"/>
          <w:bCs/>
          <w:sz w:val="24"/>
          <w:szCs w:val="24"/>
        </w:rPr>
        <w:t>Investigate the role of photosystems, pigments, and electron transport chains in ATP synthesis during photosynthesis.</w:t>
      </w:r>
    </w:p>
    <w:p w14:paraId="583F1619" w14:textId="77777777" w:rsidR="00BA4807" w:rsidRPr="00572B12" w:rsidRDefault="002F6D64" w:rsidP="002F6D64">
      <w:pPr>
        <w:pStyle w:val="ListParagraph"/>
        <w:numPr>
          <w:ilvl w:val="0"/>
          <w:numId w:val="18"/>
        </w:numPr>
        <w:spacing w:after="160" w:line="259" w:lineRule="auto"/>
        <w:rPr>
          <w:rFonts w:ascii="Times New Roman" w:hAnsi="Times New Roman" w:cs="Times New Roman"/>
          <w:bCs/>
          <w:sz w:val="24"/>
          <w:szCs w:val="24"/>
        </w:rPr>
      </w:pPr>
      <w:r w:rsidRPr="00572B12">
        <w:rPr>
          <w:rFonts w:ascii="Times New Roman" w:hAnsi="Times New Roman" w:cs="Times New Roman"/>
          <w:bCs/>
          <w:sz w:val="24"/>
          <w:szCs w:val="24"/>
        </w:rPr>
        <w:t>Provide a clear introduction, conduct thorough research, and engage in a detailed discussion.</w:t>
      </w:r>
    </w:p>
    <w:p w14:paraId="073FA3AA" w14:textId="77777777" w:rsidR="002F6D64" w:rsidRPr="00572B12" w:rsidRDefault="002F6D64" w:rsidP="002F6D64">
      <w:pPr>
        <w:pStyle w:val="ListParagraph"/>
        <w:spacing w:after="160" w:line="259" w:lineRule="auto"/>
        <w:rPr>
          <w:rFonts w:ascii="Times New Roman" w:hAnsi="Times New Roman" w:cs="Times New Roman"/>
          <w:bCs/>
          <w:sz w:val="24"/>
          <w:szCs w:val="24"/>
        </w:rPr>
      </w:pPr>
    </w:p>
    <w:p w14:paraId="2F76576C" w14:textId="77777777" w:rsidR="002F6D64" w:rsidRPr="00572B12" w:rsidRDefault="00867473" w:rsidP="002F6D64">
      <w:pPr>
        <w:spacing w:after="160" w:line="259" w:lineRule="auto"/>
        <w:rPr>
          <w:rFonts w:ascii="Times New Roman" w:hAnsi="Times New Roman" w:cs="Times New Roman"/>
          <w:b/>
          <w:sz w:val="24"/>
          <w:szCs w:val="24"/>
        </w:rPr>
      </w:pPr>
      <w:r>
        <w:rPr>
          <w:rFonts w:ascii="Times New Roman" w:hAnsi="Times New Roman" w:cs="Times New Roman"/>
          <w:b/>
          <w:sz w:val="24"/>
          <w:szCs w:val="24"/>
        </w:rPr>
        <w:t>Introduction</w:t>
      </w:r>
    </w:p>
    <w:p w14:paraId="6A049995" w14:textId="77777777" w:rsidR="00FA7803" w:rsidRPr="00572B12" w:rsidRDefault="002F6D64" w:rsidP="002F6D64">
      <w:pPr>
        <w:spacing w:after="160" w:line="259" w:lineRule="auto"/>
        <w:rPr>
          <w:rFonts w:ascii="Times New Roman" w:hAnsi="Times New Roman" w:cs="Times New Roman"/>
          <w:bCs/>
          <w:sz w:val="24"/>
          <w:szCs w:val="24"/>
        </w:rPr>
      </w:pPr>
      <w:r w:rsidRPr="00572B12">
        <w:rPr>
          <w:rFonts w:ascii="Times New Roman" w:hAnsi="Times New Roman" w:cs="Times New Roman"/>
          <w:bCs/>
          <w:sz w:val="24"/>
          <w:szCs w:val="24"/>
        </w:rPr>
        <w:t>Start with a concise introduction that sets the context for the topic. Briefly explain the significance of photosynthesis. Highlight the main role of light in driving plant biochemistry, also introduce the key components to be discussed: photosystems, pigments, and electron transport chains.</w:t>
      </w:r>
    </w:p>
    <w:p w14:paraId="4D84D0AE" w14:textId="77777777" w:rsidR="002F6D64" w:rsidRPr="00572B12" w:rsidRDefault="00867473" w:rsidP="002F6D64">
      <w:pPr>
        <w:spacing w:after="160" w:line="259" w:lineRule="auto"/>
        <w:rPr>
          <w:rFonts w:ascii="Times New Roman" w:hAnsi="Times New Roman" w:cs="Times New Roman"/>
          <w:b/>
          <w:sz w:val="24"/>
          <w:szCs w:val="24"/>
        </w:rPr>
      </w:pPr>
      <w:r>
        <w:rPr>
          <w:rFonts w:ascii="Times New Roman" w:hAnsi="Times New Roman" w:cs="Times New Roman"/>
          <w:b/>
          <w:sz w:val="24"/>
          <w:szCs w:val="24"/>
        </w:rPr>
        <w:t>Research</w:t>
      </w:r>
    </w:p>
    <w:p w14:paraId="7B467E18" w14:textId="77777777" w:rsidR="002F6D64" w:rsidRPr="00572B12" w:rsidRDefault="002F6D64" w:rsidP="002F6D64">
      <w:pPr>
        <w:spacing w:after="160" w:line="259" w:lineRule="auto"/>
        <w:rPr>
          <w:rFonts w:ascii="Times New Roman" w:hAnsi="Times New Roman" w:cs="Times New Roman"/>
          <w:bCs/>
          <w:sz w:val="24"/>
          <w:szCs w:val="24"/>
        </w:rPr>
      </w:pPr>
      <w:r w:rsidRPr="00572B12">
        <w:rPr>
          <w:rFonts w:ascii="Times New Roman" w:hAnsi="Times New Roman" w:cs="Times New Roman"/>
          <w:bCs/>
          <w:sz w:val="24"/>
          <w:szCs w:val="24"/>
        </w:rPr>
        <w:lastRenderedPageBreak/>
        <w:t>Research and describe the two types of photosystems, PSII and PSI</w:t>
      </w:r>
    </w:p>
    <w:p w14:paraId="5A606B95" w14:textId="77777777" w:rsidR="002F6D64" w:rsidRPr="00572B12" w:rsidRDefault="002F6D64" w:rsidP="002F6D64">
      <w:pPr>
        <w:spacing w:after="160" w:line="259" w:lineRule="auto"/>
        <w:rPr>
          <w:rFonts w:ascii="Times New Roman" w:hAnsi="Times New Roman" w:cs="Times New Roman"/>
          <w:bCs/>
          <w:sz w:val="24"/>
          <w:szCs w:val="24"/>
        </w:rPr>
      </w:pPr>
      <w:r w:rsidRPr="00572B12">
        <w:rPr>
          <w:rFonts w:ascii="Times New Roman" w:hAnsi="Times New Roman" w:cs="Times New Roman"/>
          <w:bCs/>
          <w:sz w:val="24"/>
          <w:szCs w:val="24"/>
        </w:rPr>
        <w:t>Explore the major pigments involved in photosynthesis, particularly chlorophyll a and chlorophyll b.</w:t>
      </w:r>
    </w:p>
    <w:p w14:paraId="400C1F8D" w14:textId="77777777" w:rsidR="002F6D64" w:rsidRPr="00572B12" w:rsidRDefault="002F6D64" w:rsidP="002F6D64">
      <w:pPr>
        <w:spacing w:after="160" w:line="259" w:lineRule="auto"/>
        <w:rPr>
          <w:rFonts w:ascii="Times New Roman" w:hAnsi="Times New Roman" w:cs="Times New Roman"/>
          <w:bCs/>
          <w:sz w:val="24"/>
          <w:szCs w:val="24"/>
        </w:rPr>
      </w:pPr>
      <w:r w:rsidRPr="00572B12">
        <w:rPr>
          <w:rFonts w:ascii="Times New Roman" w:hAnsi="Times New Roman" w:cs="Times New Roman"/>
          <w:bCs/>
          <w:sz w:val="24"/>
          <w:szCs w:val="24"/>
        </w:rPr>
        <w:t>Investigate the electron transport chains associated with PSII and PSI.</w:t>
      </w:r>
    </w:p>
    <w:p w14:paraId="2C2337B2" w14:textId="77777777" w:rsidR="002F6D64" w:rsidRPr="00572B12" w:rsidRDefault="002F6D64" w:rsidP="002F6D64">
      <w:pPr>
        <w:spacing w:after="160" w:line="259" w:lineRule="auto"/>
        <w:rPr>
          <w:rFonts w:ascii="Times New Roman" w:hAnsi="Times New Roman" w:cs="Times New Roman"/>
          <w:b/>
          <w:sz w:val="24"/>
          <w:szCs w:val="24"/>
        </w:rPr>
      </w:pPr>
      <w:r w:rsidRPr="00572B12">
        <w:rPr>
          <w:rFonts w:ascii="Times New Roman" w:hAnsi="Times New Roman" w:cs="Times New Roman"/>
          <w:b/>
          <w:sz w:val="24"/>
          <w:szCs w:val="24"/>
        </w:rPr>
        <w:t>Discussion:</w:t>
      </w:r>
    </w:p>
    <w:p w14:paraId="5E1C687A" w14:textId="77777777" w:rsidR="002F6D64" w:rsidRPr="00572B12" w:rsidRDefault="002F6D64" w:rsidP="002F6D64">
      <w:pPr>
        <w:pStyle w:val="ListParagraph"/>
        <w:numPr>
          <w:ilvl w:val="0"/>
          <w:numId w:val="19"/>
        </w:numPr>
        <w:spacing w:after="160" w:line="259" w:lineRule="auto"/>
        <w:rPr>
          <w:rFonts w:ascii="Times New Roman" w:hAnsi="Times New Roman" w:cs="Times New Roman"/>
          <w:bCs/>
          <w:sz w:val="24"/>
          <w:szCs w:val="24"/>
        </w:rPr>
      </w:pPr>
      <w:r w:rsidRPr="00572B12">
        <w:rPr>
          <w:rFonts w:ascii="Times New Roman" w:hAnsi="Times New Roman" w:cs="Times New Roman"/>
          <w:bCs/>
          <w:sz w:val="24"/>
          <w:szCs w:val="24"/>
        </w:rPr>
        <w:t>Explain the interplay between photosystems, pigments, and electron transport chains in utilizing light energy for ATP synthesis.</w:t>
      </w:r>
    </w:p>
    <w:p w14:paraId="02E0EEBC" w14:textId="77777777" w:rsidR="002F6D64" w:rsidRPr="00572B12" w:rsidRDefault="002F6D64" w:rsidP="002F6D64">
      <w:pPr>
        <w:pStyle w:val="ListParagraph"/>
        <w:numPr>
          <w:ilvl w:val="0"/>
          <w:numId w:val="19"/>
        </w:numPr>
        <w:spacing w:after="160" w:line="259" w:lineRule="auto"/>
        <w:rPr>
          <w:rFonts w:ascii="Times New Roman" w:hAnsi="Times New Roman" w:cs="Times New Roman"/>
          <w:bCs/>
          <w:sz w:val="24"/>
          <w:szCs w:val="24"/>
        </w:rPr>
      </w:pPr>
      <w:r w:rsidRPr="00572B12">
        <w:rPr>
          <w:rFonts w:ascii="Times New Roman" w:hAnsi="Times New Roman" w:cs="Times New Roman"/>
          <w:bCs/>
          <w:sz w:val="24"/>
          <w:szCs w:val="24"/>
        </w:rPr>
        <w:t>Highlight the importance of light as the primary source of energy and its role in activating the photosystems.</w:t>
      </w:r>
    </w:p>
    <w:p w14:paraId="0A3350AE" w14:textId="77777777" w:rsidR="002F6D64" w:rsidRPr="00572B12" w:rsidRDefault="002F6D64" w:rsidP="002F6D64">
      <w:pPr>
        <w:pStyle w:val="ListParagraph"/>
        <w:numPr>
          <w:ilvl w:val="0"/>
          <w:numId w:val="19"/>
        </w:numPr>
        <w:spacing w:after="160" w:line="259" w:lineRule="auto"/>
        <w:rPr>
          <w:rFonts w:ascii="Times New Roman" w:hAnsi="Times New Roman" w:cs="Times New Roman"/>
          <w:bCs/>
          <w:sz w:val="24"/>
          <w:szCs w:val="24"/>
        </w:rPr>
      </w:pPr>
      <w:r w:rsidRPr="00572B12">
        <w:rPr>
          <w:rFonts w:ascii="Times New Roman" w:hAnsi="Times New Roman" w:cs="Times New Roman"/>
          <w:bCs/>
          <w:sz w:val="24"/>
          <w:szCs w:val="24"/>
        </w:rPr>
        <w:t>Discuss the specific functions of pigments, such as chlorophyll, in absorbing different wavelengths of light and transferring that energy to the reaction centers of photosystems.</w:t>
      </w:r>
    </w:p>
    <w:p w14:paraId="6DAAE765" w14:textId="77777777" w:rsidR="002F6D64" w:rsidRPr="00572B12" w:rsidRDefault="002F6D64" w:rsidP="002F6D64">
      <w:pPr>
        <w:pStyle w:val="ListParagraph"/>
        <w:numPr>
          <w:ilvl w:val="0"/>
          <w:numId w:val="19"/>
        </w:numPr>
        <w:spacing w:after="160" w:line="259" w:lineRule="auto"/>
        <w:rPr>
          <w:rFonts w:ascii="Times New Roman" w:hAnsi="Times New Roman" w:cs="Times New Roman"/>
          <w:bCs/>
          <w:sz w:val="24"/>
          <w:szCs w:val="24"/>
        </w:rPr>
      </w:pPr>
      <w:r w:rsidRPr="00572B12">
        <w:rPr>
          <w:rFonts w:ascii="Times New Roman" w:hAnsi="Times New Roman" w:cs="Times New Roman"/>
          <w:bCs/>
          <w:sz w:val="24"/>
          <w:szCs w:val="24"/>
        </w:rPr>
        <w:t>Elaborate on the stepwise flow of electrons through the electron transport chains, resulting in the generation of a proton gradient and ATP production via chemiosmosis.</w:t>
      </w:r>
    </w:p>
    <w:p w14:paraId="507C09C3" w14:textId="77777777" w:rsidR="002F6D64" w:rsidRPr="00572B12" w:rsidRDefault="002F6D64" w:rsidP="002F6D64">
      <w:pPr>
        <w:pStyle w:val="ListParagraph"/>
        <w:numPr>
          <w:ilvl w:val="0"/>
          <w:numId w:val="19"/>
        </w:numPr>
        <w:spacing w:after="160" w:line="259" w:lineRule="auto"/>
        <w:rPr>
          <w:rFonts w:ascii="Times New Roman" w:hAnsi="Times New Roman" w:cs="Times New Roman"/>
          <w:bCs/>
          <w:sz w:val="24"/>
          <w:szCs w:val="24"/>
        </w:rPr>
      </w:pPr>
      <w:r w:rsidRPr="00572B12">
        <w:rPr>
          <w:rFonts w:ascii="Times New Roman" w:hAnsi="Times New Roman" w:cs="Times New Roman"/>
          <w:bCs/>
          <w:sz w:val="24"/>
          <w:szCs w:val="24"/>
        </w:rPr>
        <w:t>Emphasize the vital role of ATP in supporting various biochemical processes in plants and their overall growth and development.</w:t>
      </w:r>
    </w:p>
    <w:p w14:paraId="418F671D" w14:textId="77777777" w:rsidR="002F6D64" w:rsidRPr="00572B12" w:rsidRDefault="002F6D64" w:rsidP="002F6D64">
      <w:pPr>
        <w:spacing w:after="160" w:line="259" w:lineRule="auto"/>
        <w:rPr>
          <w:rFonts w:ascii="Times New Roman" w:hAnsi="Times New Roman" w:cs="Times New Roman"/>
          <w:b/>
          <w:sz w:val="24"/>
          <w:szCs w:val="24"/>
        </w:rPr>
      </w:pPr>
    </w:p>
    <w:p w14:paraId="3573A53E" w14:textId="77777777" w:rsidR="002F6D64" w:rsidRPr="00572B12" w:rsidRDefault="002F6D64" w:rsidP="002F6D64">
      <w:pPr>
        <w:spacing w:after="160" w:line="259" w:lineRule="auto"/>
        <w:rPr>
          <w:rFonts w:ascii="Times New Roman" w:hAnsi="Times New Roman" w:cs="Times New Roman"/>
          <w:b/>
          <w:sz w:val="24"/>
          <w:szCs w:val="24"/>
        </w:rPr>
      </w:pPr>
    </w:p>
    <w:p w14:paraId="30970FF8" w14:textId="77777777" w:rsidR="00BA4807" w:rsidRPr="00572B12" w:rsidRDefault="00D8139B">
      <w:pPr>
        <w:spacing w:after="160" w:line="259" w:lineRule="auto"/>
        <w:rPr>
          <w:rFonts w:ascii="Times New Roman" w:hAnsi="Times New Roman" w:cs="Times New Roman"/>
          <w:b/>
          <w:sz w:val="24"/>
          <w:szCs w:val="24"/>
        </w:rPr>
      </w:pPr>
      <w:r w:rsidRPr="00572B12">
        <w:rPr>
          <w:rFonts w:ascii="Times New Roman" w:hAnsi="Times New Roman" w:cs="Times New Roman"/>
          <w:b/>
          <w:sz w:val="24"/>
          <w:szCs w:val="24"/>
        </w:rPr>
        <w:t>Forum</w:t>
      </w:r>
    </w:p>
    <w:p w14:paraId="2E4C6BC5" w14:textId="77777777" w:rsidR="002F6D64" w:rsidRPr="00572B12" w:rsidRDefault="002F6D64">
      <w:pPr>
        <w:spacing w:after="160" w:line="259" w:lineRule="auto"/>
        <w:rPr>
          <w:rFonts w:ascii="Times New Roman" w:hAnsi="Times New Roman" w:cs="Times New Roman"/>
          <w:bCs/>
          <w:sz w:val="24"/>
          <w:szCs w:val="24"/>
        </w:rPr>
      </w:pPr>
      <w:r w:rsidRPr="00572B12">
        <w:rPr>
          <w:rFonts w:ascii="Times New Roman" w:hAnsi="Times New Roman" w:cs="Times New Roman"/>
          <w:bCs/>
          <w:sz w:val="24"/>
          <w:szCs w:val="24"/>
        </w:rPr>
        <w:t xml:space="preserve">Discuss the processes of sucrose metabolism and starch metabolism in plants. How are sucrose and starch synthesized, transported, and utilized in plant metabolism? Explain the key enzymes involved </w:t>
      </w:r>
      <w:r w:rsidR="00572B12" w:rsidRPr="00572B12">
        <w:rPr>
          <w:rFonts w:ascii="Times New Roman" w:hAnsi="Times New Roman" w:cs="Times New Roman"/>
          <w:bCs/>
          <w:sz w:val="24"/>
          <w:szCs w:val="24"/>
        </w:rPr>
        <w:t xml:space="preserve">in the process and the role of active transport </w:t>
      </w:r>
      <w:r w:rsidRPr="00572B12">
        <w:rPr>
          <w:rFonts w:ascii="Times New Roman" w:hAnsi="Times New Roman" w:cs="Times New Roman"/>
          <w:bCs/>
          <w:sz w:val="24"/>
          <w:szCs w:val="24"/>
        </w:rPr>
        <w:t>in sucrose transport.</w:t>
      </w:r>
    </w:p>
    <w:p w14:paraId="44CF33C4" w14:textId="77777777" w:rsidR="00BA4807" w:rsidRPr="00572B12" w:rsidRDefault="00BA4807">
      <w:pPr>
        <w:spacing w:after="160" w:line="240" w:lineRule="auto"/>
        <w:rPr>
          <w:rFonts w:ascii="Times New Roman" w:hAnsi="Times New Roman" w:cs="Times New Roman"/>
          <w:b/>
          <w:sz w:val="24"/>
          <w:szCs w:val="24"/>
        </w:rPr>
      </w:pPr>
    </w:p>
    <w:p w14:paraId="5C01BFD1" w14:textId="77777777" w:rsidR="00BA4807" w:rsidRPr="00572B12" w:rsidRDefault="00867473">
      <w:pPr>
        <w:spacing w:after="160" w:line="259" w:lineRule="auto"/>
        <w:rPr>
          <w:rFonts w:ascii="Times New Roman" w:hAnsi="Times New Roman" w:cs="Times New Roman"/>
          <w:b/>
          <w:sz w:val="24"/>
          <w:szCs w:val="24"/>
        </w:rPr>
      </w:pPr>
      <w:r>
        <w:rPr>
          <w:rFonts w:ascii="Times New Roman" w:hAnsi="Times New Roman" w:cs="Times New Roman"/>
          <w:b/>
          <w:sz w:val="24"/>
          <w:szCs w:val="24"/>
        </w:rPr>
        <w:t>Sample feedback</w:t>
      </w:r>
    </w:p>
    <w:p w14:paraId="4A28980E" w14:textId="77777777" w:rsidR="00572B12" w:rsidRPr="00572B12" w:rsidRDefault="00572B12" w:rsidP="00572B12">
      <w:pPr>
        <w:spacing w:after="160" w:line="259" w:lineRule="auto"/>
        <w:rPr>
          <w:rFonts w:ascii="Times New Roman" w:hAnsi="Times New Roman" w:cs="Times New Roman"/>
          <w:b/>
          <w:sz w:val="24"/>
          <w:szCs w:val="24"/>
        </w:rPr>
      </w:pPr>
    </w:p>
    <w:p w14:paraId="125E36D7" w14:textId="77777777" w:rsidR="00572B12" w:rsidRPr="00572B12" w:rsidRDefault="00572B12" w:rsidP="00572B12">
      <w:pPr>
        <w:spacing w:after="160" w:line="259" w:lineRule="auto"/>
        <w:rPr>
          <w:rFonts w:ascii="Times New Roman" w:hAnsi="Times New Roman" w:cs="Times New Roman"/>
          <w:bCs/>
          <w:color w:val="C00000"/>
          <w:sz w:val="24"/>
          <w:szCs w:val="24"/>
        </w:rPr>
      </w:pPr>
      <w:r w:rsidRPr="00572B12">
        <w:rPr>
          <w:rFonts w:ascii="Times New Roman" w:hAnsi="Times New Roman" w:cs="Times New Roman"/>
          <w:bCs/>
          <w:color w:val="C00000"/>
          <w:sz w:val="24"/>
          <w:szCs w:val="24"/>
        </w:rPr>
        <w:t xml:space="preserve">Sucrose metabolism in plants involves the synthesis, transport, and utilization of sucrose. Sucrose is synthesized by combining glucose and fructose by the action of an enzyme sucrose synthase. </w:t>
      </w:r>
    </w:p>
    <w:p w14:paraId="436AA335" w14:textId="77777777" w:rsidR="00572B12" w:rsidRPr="00572B12" w:rsidRDefault="00572B12" w:rsidP="00572B12">
      <w:pPr>
        <w:spacing w:after="160" w:line="259" w:lineRule="auto"/>
        <w:rPr>
          <w:rFonts w:ascii="Times New Roman" w:hAnsi="Times New Roman" w:cs="Times New Roman"/>
          <w:bCs/>
          <w:color w:val="C00000"/>
          <w:sz w:val="24"/>
          <w:szCs w:val="24"/>
        </w:rPr>
      </w:pPr>
      <w:r w:rsidRPr="00572B12">
        <w:rPr>
          <w:rFonts w:ascii="Times New Roman" w:hAnsi="Times New Roman" w:cs="Times New Roman"/>
          <w:bCs/>
          <w:color w:val="C00000"/>
          <w:sz w:val="24"/>
          <w:szCs w:val="24"/>
        </w:rPr>
        <w:t>It is then loaded into phloem sieve tubes through active transport mechanisms. In sink tissues, sucrose can be hydrolyzed into glucose and fructose by enzymes like invertase or sucrase for energy production or storage.</w:t>
      </w:r>
    </w:p>
    <w:p w14:paraId="6D03FE92" w14:textId="77777777" w:rsidR="00572B12" w:rsidRPr="00572B12" w:rsidRDefault="00572B12" w:rsidP="00572B12">
      <w:pPr>
        <w:spacing w:after="160" w:line="259" w:lineRule="auto"/>
        <w:rPr>
          <w:rFonts w:ascii="Times New Roman" w:hAnsi="Times New Roman" w:cs="Times New Roman"/>
          <w:bCs/>
          <w:color w:val="C00000"/>
          <w:sz w:val="24"/>
          <w:szCs w:val="24"/>
        </w:rPr>
      </w:pPr>
    </w:p>
    <w:p w14:paraId="4D4A0A78" w14:textId="77777777" w:rsidR="00572B12" w:rsidRPr="00572B12" w:rsidRDefault="00572B12" w:rsidP="00572B12">
      <w:pPr>
        <w:spacing w:after="160" w:line="259" w:lineRule="auto"/>
        <w:rPr>
          <w:rFonts w:ascii="Times New Roman" w:hAnsi="Times New Roman" w:cs="Times New Roman"/>
          <w:bCs/>
          <w:color w:val="C00000"/>
          <w:sz w:val="24"/>
          <w:szCs w:val="24"/>
        </w:rPr>
      </w:pPr>
      <w:r w:rsidRPr="00572B12">
        <w:rPr>
          <w:rFonts w:ascii="Times New Roman" w:hAnsi="Times New Roman" w:cs="Times New Roman"/>
          <w:bCs/>
          <w:color w:val="C00000"/>
          <w:sz w:val="24"/>
          <w:szCs w:val="24"/>
        </w:rPr>
        <w:t xml:space="preserve">Starch metabolism involves starch synthesis and degradation. Starch is synthesized through the conversion of glucose-1-phosphate to ADP-glucose by the enzyme ADP-glucose pyrophosphorylase. Starch synthase and branching enzyme play roles in the transfer and branching of glucose molecules to form amylose and amylopectin. Starch is degraded by </w:t>
      </w:r>
      <w:r w:rsidRPr="00572B12">
        <w:rPr>
          <w:rFonts w:ascii="Times New Roman" w:hAnsi="Times New Roman" w:cs="Times New Roman"/>
          <w:bCs/>
          <w:color w:val="C00000"/>
          <w:sz w:val="24"/>
          <w:szCs w:val="24"/>
        </w:rPr>
        <w:lastRenderedPageBreak/>
        <w:t>enzymes like α-amylase, β-amylase, and limit dextrinase, releasing glucose for energy use or storage.</w:t>
      </w:r>
    </w:p>
    <w:p w14:paraId="2C8078EF" w14:textId="77777777" w:rsidR="00572B12" w:rsidRPr="00572B12" w:rsidRDefault="00572B12" w:rsidP="00572B12">
      <w:pPr>
        <w:spacing w:after="160" w:line="259" w:lineRule="auto"/>
        <w:rPr>
          <w:rFonts w:ascii="Times New Roman" w:hAnsi="Times New Roman" w:cs="Times New Roman"/>
          <w:bCs/>
          <w:color w:val="C00000"/>
          <w:sz w:val="24"/>
          <w:szCs w:val="24"/>
        </w:rPr>
      </w:pPr>
    </w:p>
    <w:p w14:paraId="57AC2C69" w14:textId="77777777" w:rsidR="00BA4807" w:rsidRPr="00572B12" w:rsidRDefault="00572B12" w:rsidP="00572B12">
      <w:pPr>
        <w:spacing w:after="160" w:line="259" w:lineRule="auto"/>
        <w:rPr>
          <w:rFonts w:ascii="Times New Roman" w:hAnsi="Times New Roman" w:cs="Times New Roman"/>
          <w:bCs/>
          <w:color w:val="C00000"/>
          <w:sz w:val="24"/>
          <w:szCs w:val="24"/>
        </w:rPr>
      </w:pPr>
      <w:r w:rsidRPr="00572B12">
        <w:rPr>
          <w:rFonts w:ascii="Times New Roman" w:hAnsi="Times New Roman" w:cs="Times New Roman"/>
          <w:bCs/>
          <w:color w:val="C00000"/>
          <w:sz w:val="24"/>
          <w:szCs w:val="24"/>
        </w:rPr>
        <w:t>Active transport is important in loading sucrose into phloem sieve tubes, which allows long distance transport of food in plants.</w:t>
      </w:r>
    </w:p>
    <w:p w14:paraId="03308BD8" w14:textId="77777777" w:rsidR="00BA4807" w:rsidRPr="00572B12" w:rsidRDefault="00BA4807">
      <w:pPr>
        <w:spacing w:after="160" w:line="259" w:lineRule="auto"/>
        <w:rPr>
          <w:rFonts w:ascii="Times New Roman" w:hAnsi="Times New Roman" w:cs="Times New Roman"/>
          <w:b/>
          <w:sz w:val="24"/>
          <w:szCs w:val="24"/>
        </w:rPr>
      </w:pPr>
    </w:p>
    <w:p w14:paraId="78718CD2" w14:textId="77777777" w:rsidR="00BA4807" w:rsidRPr="00572B12" w:rsidRDefault="00D8139B">
      <w:pPr>
        <w:spacing w:after="160" w:line="259" w:lineRule="auto"/>
        <w:rPr>
          <w:rFonts w:ascii="Times New Roman" w:hAnsi="Times New Roman" w:cs="Times New Roman"/>
          <w:b/>
          <w:sz w:val="24"/>
          <w:szCs w:val="24"/>
        </w:rPr>
      </w:pPr>
      <w:r w:rsidRPr="00572B12">
        <w:rPr>
          <w:rFonts w:ascii="Times New Roman" w:hAnsi="Times New Roman" w:cs="Times New Roman"/>
          <w:b/>
          <w:sz w:val="24"/>
          <w:szCs w:val="24"/>
        </w:rPr>
        <w:t>Assessments</w:t>
      </w:r>
    </w:p>
    <w:p w14:paraId="37344CB4" w14:textId="77777777" w:rsidR="00BA4807" w:rsidRPr="00572B12" w:rsidRDefault="00D8139B">
      <w:pPr>
        <w:spacing w:after="160" w:line="259" w:lineRule="auto"/>
        <w:rPr>
          <w:rFonts w:ascii="Times New Roman" w:hAnsi="Times New Roman" w:cs="Times New Roman"/>
          <w:b/>
          <w:sz w:val="24"/>
          <w:szCs w:val="24"/>
        </w:rPr>
      </w:pPr>
      <w:r w:rsidRPr="00572B12">
        <w:rPr>
          <w:rFonts w:ascii="Times New Roman" w:hAnsi="Times New Roman" w:cs="Times New Roman"/>
          <w:b/>
          <w:sz w:val="24"/>
          <w:szCs w:val="24"/>
        </w:rPr>
        <w:t>DOK 1</w:t>
      </w:r>
    </w:p>
    <w:p w14:paraId="6C6F5BE5"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Q1. Plant biochemistry involves the study of?</w:t>
      </w:r>
    </w:p>
    <w:p w14:paraId="07255D7A" w14:textId="77777777" w:rsidR="00BA4807" w:rsidRPr="00572B12" w:rsidRDefault="00BA4807">
      <w:pPr>
        <w:spacing w:line="259" w:lineRule="auto"/>
        <w:rPr>
          <w:rFonts w:ascii="Times New Roman" w:hAnsi="Times New Roman" w:cs="Times New Roman"/>
          <w:sz w:val="24"/>
          <w:szCs w:val="24"/>
        </w:rPr>
      </w:pPr>
    </w:p>
    <w:p w14:paraId="3F7FB968"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A) Cellular respiration and energy production </w:t>
      </w:r>
    </w:p>
    <w:p w14:paraId="21F8AB71"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B) Photosynthesis and carbon fixation </w:t>
      </w:r>
    </w:p>
    <w:p w14:paraId="5BD5CDAA"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C) Metabolism and nutrient uptake </w:t>
      </w:r>
    </w:p>
    <w:p w14:paraId="343FD4C4" w14:textId="77777777" w:rsidR="00BA4807" w:rsidRPr="00572B12" w:rsidRDefault="00D8139B">
      <w:pPr>
        <w:spacing w:line="259" w:lineRule="auto"/>
        <w:rPr>
          <w:rFonts w:ascii="Times New Roman" w:hAnsi="Times New Roman" w:cs="Times New Roman"/>
          <w:sz w:val="24"/>
          <w:szCs w:val="24"/>
          <w:highlight w:val="green"/>
        </w:rPr>
      </w:pPr>
      <w:r w:rsidRPr="00572B12">
        <w:rPr>
          <w:rFonts w:ascii="Times New Roman" w:hAnsi="Times New Roman" w:cs="Times New Roman"/>
          <w:sz w:val="24"/>
          <w:szCs w:val="24"/>
          <w:highlight w:val="green"/>
        </w:rPr>
        <w:t>D) All of the above</w:t>
      </w:r>
    </w:p>
    <w:p w14:paraId="0FD22D29" w14:textId="77777777" w:rsidR="00BA4807" w:rsidRPr="00572B12" w:rsidRDefault="00BA4807">
      <w:pPr>
        <w:spacing w:line="259" w:lineRule="auto"/>
        <w:rPr>
          <w:rFonts w:ascii="Times New Roman" w:hAnsi="Times New Roman" w:cs="Times New Roman"/>
          <w:sz w:val="24"/>
          <w:szCs w:val="24"/>
          <w:highlight w:val="green"/>
        </w:rPr>
      </w:pPr>
    </w:p>
    <w:p w14:paraId="0D1B3C17" w14:textId="376A8522" w:rsidR="00BA4807" w:rsidRPr="00572B12" w:rsidRDefault="00D8139B">
      <w:pPr>
        <w:spacing w:line="259" w:lineRule="auto"/>
        <w:rPr>
          <w:rFonts w:ascii="Times New Roman" w:hAnsi="Times New Roman" w:cs="Times New Roman"/>
          <w:sz w:val="24"/>
          <w:szCs w:val="24"/>
        </w:rPr>
      </w:pPr>
      <w:commentRangeStart w:id="13"/>
      <w:commentRangeStart w:id="14"/>
      <w:r w:rsidRPr="00572B12">
        <w:rPr>
          <w:rFonts w:ascii="Times New Roman" w:hAnsi="Times New Roman" w:cs="Times New Roman"/>
          <w:sz w:val="24"/>
          <w:szCs w:val="24"/>
        </w:rPr>
        <w:t>Ans</w:t>
      </w:r>
      <w:r w:rsidR="006C2DB3" w:rsidRPr="00572B12">
        <w:rPr>
          <w:rFonts w:ascii="Times New Roman" w:hAnsi="Times New Roman" w:cs="Times New Roman"/>
          <w:sz w:val="24"/>
          <w:szCs w:val="24"/>
        </w:rPr>
        <w:t xml:space="preserve">: </w:t>
      </w:r>
      <w:r w:rsidR="003D3EB3">
        <w:rPr>
          <w:rFonts w:ascii="Times New Roman" w:hAnsi="Times New Roman" w:cs="Times New Roman"/>
          <w:sz w:val="24"/>
          <w:szCs w:val="24"/>
        </w:rPr>
        <w:t xml:space="preserve">D) </w:t>
      </w:r>
      <w:r w:rsidR="00AB05B4" w:rsidRPr="00572B12">
        <w:rPr>
          <w:rFonts w:ascii="Times New Roman" w:hAnsi="Times New Roman" w:cs="Times New Roman"/>
          <w:sz w:val="24"/>
          <w:szCs w:val="24"/>
        </w:rPr>
        <w:t>All of the above</w:t>
      </w:r>
      <w:commentRangeEnd w:id="13"/>
      <w:r w:rsidR="00867473">
        <w:rPr>
          <w:rStyle w:val="CommentReference"/>
        </w:rPr>
        <w:commentReference w:id="13"/>
      </w:r>
      <w:commentRangeEnd w:id="14"/>
      <w:r w:rsidR="003D3EB3">
        <w:rPr>
          <w:rStyle w:val="CommentReference"/>
        </w:rPr>
        <w:commentReference w:id="14"/>
      </w:r>
    </w:p>
    <w:p w14:paraId="68DCE8B0" w14:textId="77777777" w:rsidR="00AB05B4" w:rsidRPr="00572B12" w:rsidRDefault="00AB05B4">
      <w:pPr>
        <w:spacing w:line="259" w:lineRule="auto"/>
        <w:rPr>
          <w:rFonts w:ascii="Times New Roman" w:hAnsi="Times New Roman" w:cs="Times New Roman"/>
          <w:sz w:val="24"/>
          <w:szCs w:val="24"/>
        </w:rPr>
      </w:pPr>
    </w:p>
    <w:p w14:paraId="7DD799D3"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Explanation</w:t>
      </w:r>
      <w:r w:rsidR="006C2DB3" w:rsidRPr="00572B12">
        <w:rPr>
          <w:rFonts w:ascii="Times New Roman" w:hAnsi="Times New Roman" w:cs="Times New Roman"/>
          <w:sz w:val="24"/>
          <w:szCs w:val="24"/>
        </w:rPr>
        <w:t xml:space="preserve">: </w:t>
      </w:r>
      <w:r w:rsidRPr="00572B12">
        <w:rPr>
          <w:rFonts w:ascii="Times New Roman" w:hAnsi="Times New Roman" w:cs="Times New Roman"/>
          <w:sz w:val="24"/>
          <w:szCs w:val="24"/>
        </w:rPr>
        <w:t xml:space="preserve"> Plant biochemistry involves the study of cellular components, respiration, process of photosynthesis, plant metabolism and nutrient uptake required.</w:t>
      </w:r>
    </w:p>
    <w:p w14:paraId="53353773" w14:textId="77777777" w:rsidR="00BA4807" w:rsidRPr="00572B12" w:rsidRDefault="00BA4807">
      <w:pPr>
        <w:spacing w:line="259" w:lineRule="auto"/>
        <w:rPr>
          <w:rFonts w:ascii="Times New Roman" w:hAnsi="Times New Roman" w:cs="Times New Roman"/>
          <w:sz w:val="24"/>
          <w:szCs w:val="24"/>
        </w:rPr>
      </w:pPr>
    </w:p>
    <w:p w14:paraId="3B9D2419"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Q2.</w:t>
      </w:r>
      <w:r w:rsidR="009C7080" w:rsidRPr="00572B12">
        <w:rPr>
          <w:rFonts w:ascii="Times New Roman" w:hAnsi="Times New Roman" w:cs="Times New Roman"/>
          <w:sz w:val="24"/>
          <w:szCs w:val="24"/>
        </w:rPr>
        <w:t xml:space="preserve"> </w:t>
      </w:r>
      <w:r w:rsidRPr="00572B12">
        <w:rPr>
          <w:rFonts w:ascii="Times New Roman" w:hAnsi="Times New Roman" w:cs="Times New Roman"/>
          <w:sz w:val="24"/>
          <w:szCs w:val="24"/>
        </w:rPr>
        <w:t>Which structure is responsible for storing water in plant cells?</w:t>
      </w:r>
    </w:p>
    <w:p w14:paraId="167EAD73" w14:textId="77777777" w:rsidR="00BA4807" w:rsidRPr="00572B12" w:rsidRDefault="00BA4807">
      <w:pPr>
        <w:spacing w:line="259" w:lineRule="auto"/>
        <w:rPr>
          <w:rFonts w:ascii="Times New Roman" w:hAnsi="Times New Roman" w:cs="Times New Roman"/>
          <w:sz w:val="24"/>
          <w:szCs w:val="24"/>
        </w:rPr>
      </w:pPr>
    </w:p>
    <w:p w14:paraId="14D0CA81"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A) Cell wall </w:t>
      </w:r>
    </w:p>
    <w:p w14:paraId="28F57368"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B) Nuclei </w:t>
      </w:r>
    </w:p>
    <w:p w14:paraId="6B592DA0"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C) Mitochondria </w:t>
      </w:r>
    </w:p>
    <w:p w14:paraId="573852F4" w14:textId="77777777" w:rsidR="00BA4807" w:rsidRPr="00572B12" w:rsidRDefault="00D8139B">
      <w:pPr>
        <w:spacing w:line="259" w:lineRule="auto"/>
        <w:rPr>
          <w:rFonts w:ascii="Times New Roman" w:hAnsi="Times New Roman" w:cs="Times New Roman"/>
          <w:sz w:val="24"/>
          <w:szCs w:val="24"/>
          <w:highlight w:val="green"/>
        </w:rPr>
      </w:pPr>
      <w:r w:rsidRPr="00572B12">
        <w:rPr>
          <w:rFonts w:ascii="Times New Roman" w:hAnsi="Times New Roman" w:cs="Times New Roman"/>
          <w:sz w:val="24"/>
          <w:szCs w:val="24"/>
          <w:highlight w:val="green"/>
        </w:rPr>
        <w:t>D) Central vacuole</w:t>
      </w:r>
    </w:p>
    <w:p w14:paraId="26D32FFC" w14:textId="77777777" w:rsidR="00BA4807" w:rsidRPr="00572B12" w:rsidRDefault="00BA4807">
      <w:pPr>
        <w:spacing w:line="259" w:lineRule="auto"/>
        <w:rPr>
          <w:rFonts w:ascii="Times New Roman" w:hAnsi="Times New Roman" w:cs="Times New Roman"/>
          <w:sz w:val="24"/>
          <w:szCs w:val="24"/>
        </w:rPr>
      </w:pPr>
    </w:p>
    <w:p w14:paraId="0EE4AC1E" w14:textId="417C7C9E"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Ans</w:t>
      </w:r>
      <w:r w:rsidR="006C2DB3" w:rsidRPr="00572B12">
        <w:rPr>
          <w:rFonts w:ascii="Times New Roman" w:hAnsi="Times New Roman" w:cs="Times New Roman"/>
          <w:sz w:val="24"/>
          <w:szCs w:val="24"/>
        </w:rPr>
        <w:t>:</w:t>
      </w:r>
      <w:r w:rsidRPr="00572B12">
        <w:rPr>
          <w:rFonts w:ascii="Times New Roman" w:hAnsi="Times New Roman" w:cs="Times New Roman"/>
          <w:sz w:val="24"/>
          <w:szCs w:val="24"/>
        </w:rPr>
        <w:t xml:space="preserve"> </w:t>
      </w:r>
      <w:r w:rsidR="003D3EB3">
        <w:rPr>
          <w:rFonts w:ascii="Times New Roman" w:hAnsi="Times New Roman" w:cs="Times New Roman"/>
          <w:sz w:val="24"/>
          <w:szCs w:val="24"/>
        </w:rPr>
        <w:t xml:space="preserve">D) </w:t>
      </w:r>
      <w:r w:rsidR="006C2DB3" w:rsidRPr="00572B12">
        <w:rPr>
          <w:rFonts w:ascii="Times New Roman" w:hAnsi="Times New Roman" w:cs="Times New Roman"/>
          <w:sz w:val="24"/>
          <w:szCs w:val="24"/>
        </w:rPr>
        <w:t xml:space="preserve">Central vacuole </w:t>
      </w:r>
    </w:p>
    <w:p w14:paraId="75ABBF01"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Explanation</w:t>
      </w:r>
      <w:r w:rsidR="006C2DB3" w:rsidRPr="00572B12">
        <w:rPr>
          <w:rFonts w:ascii="Times New Roman" w:hAnsi="Times New Roman" w:cs="Times New Roman"/>
          <w:sz w:val="24"/>
          <w:szCs w:val="24"/>
        </w:rPr>
        <w:t xml:space="preserve">: </w:t>
      </w:r>
      <w:r w:rsidRPr="00572B12">
        <w:rPr>
          <w:rFonts w:ascii="Times New Roman" w:hAnsi="Times New Roman" w:cs="Times New Roman"/>
          <w:sz w:val="24"/>
          <w:szCs w:val="24"/>
        </w:rPr>
        <w:t xml:space="preserve">Central </w:t>
      </w:r>
      <w:r w:rsidR="006C2DB3" w:rsidRPr="00572B12">
        <w:rPr>
          <w:rFonts w:ascii="Times New Roman" w:hAnsi="Times New Roman" w:cs="Times New Roman"/>
          <w:sz w:val="24"/>
          <w:szCs w:val="24"/>
        </w:rPr>
        <w:t>vacuole</w:t>
      </w:r>
      <w:r w:rsidRPr="00572B12">
        <w:rPr>
          <w:rFonts w:ascii="Times New Roman" w:hAnsi="Times New Roman" w:cs="Times New Roman"/>
          <w:sz w:val="24"/>
          <w:szCs w:val="24"/>
        </w:rPr>
        <w:t xml:space="preserve"> is a single large cavity that stores water.</w:t>
      </w:r>
    </w:p>
    <w:p w14:paraId="58CB8DD6" w14:textId="77777777" w:rsidR="00BA4807" w:rsidRPr="00572B12" w:rsidRDefault="00BA4807">
      <w:pPr>
        <w:spacing w:line="259" w:lineRule="auto"/>
        <w:rPr>
          <w:rFonts w:ascii="Times New Roman" w:hAnsi="Times New Roman" w:cs="Times New Roman"/>
          <w:sz w:val="24"/>
          <w:szCs w:val="24"/>
        </w:rPr>
      </w:pPr>
    </w:p>
    <w:p w14:paraId="140D29FB"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Q3. What are the tiny microscopic openings on the surface of a leaf called?</w:t>
      </w:r>
    </w:p>
    <w:p w14:paraId="5810307D" w14:textId="77777777" w:rsidR="00BA4807" w:rsidRPr="00572B12" w:rsidRDefault="00BA4807">
      <w:pPr>
        <w:spacing w:line="259" w:lineRule="auto"/>
        <w:rPr>
          <w:rFonts w:ascii="Times New Roman" w:hAnsi="Times New Roman" w:cs="Times New Roman"/>
          <w:sz w:val="24"/>
          <w:szCs w:val="24"/>
        </w:rPr>
      </w:pPr>
    </w:p>
    <w:p w14:paraId="00210EFE"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A) Epidermis </w:t>
      </w:r>
    </w:p>
    <w:p w14:paraId="0F48E91D" w14:textId="77777777" w:rsidR="00BA4807" w:rsidRPr="00572B12" w:rsidRDefault="00D8139B">
      <w:pPr>
        <w:spacing w:line="259" w:lineRule="auto"/>
        <w:rPr>
          <w:rFonts w:ascii="Times New Roman" w:hAnsi="Times New Roman" w:cs="Times New Roman"/>
          <w:sz w:val="24"/>
          <w:szCs w:val="24"/>
          <w:highlight w:val="green"/>
        </w:rPr>
      </w:pPr>
      <w:r w:rsidRPr="00572B12">
        <w:rPr>
          <w:rFonts w:ascii="Times New Roman" w:hAnsi="Times New Roman" w:cs="Times New Roman"/>
          <w:sz w:val="24"/>
          <w:szCs w:val="24"/>
          <w:highlight w:val="green"/>
        </w:rPr>
        <w:t xml:space="preserve">B) Stomata </w:t>
      </w:r>
    </w:p>
    <w:p w14:paraId="7B23B1E9"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C) Exodermis</w:t>
      </w:r>
    </w:p>
    <w:p w14:paraId="236D1E94"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D) Xylem</w:t>
      </w:r>
    </w:p>
    <w:p w14:paraId="2C3AE537" w14:textId="77777777" w:rsidR="00BA4807" w:rsidRPr="00572B12" w:rsidRDefault="00BA4807">
      <w:pPr>
        <w:spacing w:line="259" w:lineRule="auto"/>
        <w:rPr>
          <w:rFonts w:ascii="Times New Roman" w:hAnsi="Times New Roman" w:cs="Times New Roman"/>
          <w:sz w:val="24"/>
          <w:szCs w:val="24"/>
        </w:rPr>
      </w:pPr>
    </w:p>
    <w:p w14:paraId="6A783376" w14:textId="2A64F571"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Ans</w:t>
      </w:r>
      <w:r w:rsidR="006C2DB3" w:rsidRPr="00572B12">
        <w:rPr>
          <w:rFonts w:ascii="Times New Roman" w:hAnsi="Times New Roman" w:cs="Times New Roman"/>
          <w:sz w:val="24"/>
          <w:szCs w:val="24"/>
        </w:rPr>
        <w:t xml:space="preserve">: </w:t>
      </w:r>
      <w:r w:rsidR="003D3EB3">
        <w:rPr>
          <w:rFonts w:ascii="Times New Roman" w:hAnsi="Times New Roman" w:cs="Times New Roman"/>
          <w:sz w:val="24"/>
          <w:szCs w:val="24"/>
        </w:rPr>
        <w:t xml:space="preserve">B) </w:t>
      </w:r>
      <w:r w:rsidR="006C2DB3" w:rsidRPr="00572B12">
        <w:rPr>
          <w:rFonts w:ascii="Times New Roman" w:hAnsi="Times New Roman" w:cs="Times New Roman"/>
          <w:sz w:val="24"/>
          <w:szCs w:val="24"/>
        </w:rPr>
        <w:t xml:space="preserve">Stomata </w:t>
      </w:r>
    </w:p>
    <w:p w14:paraId="205B36D2"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Explanation</w:t>
      </w:r>
      <w:r w:rsidR="006C2DB3" w:rsidRPr="00572B12">
        <w:rPr>
          <w:rFonts w:ascii="Times New Roman" w:hAnsi="Times New Roman" w:cs="Times New Roman"/>
          <w:sz w:val="24"/>
          <w:szCs w:val="24"/>
        </w:rPr>
        <w:t xml:space="preserve">: </w:t>
      </w:r>
      <w:r w:rsidRPr="00572B12">
        <w:rPr>
          <w:rFonts w:ascii="Times New Roman" w:hAnsi="Times New Roman" w:cs="Times New Roman"/>
          <w:sz w:val="24"/>
          <w:szCs w:val="24"/>
        </w:rPr>
        <w:t>Stomata are tiny pores on the leaf surface that helps in gaseous exchange.</w:t>
      </w:r>
    </w:p>
    <w:p w14:paraId="6652E0EA" w14:textId="77777777" w:rsidR="00BA4807" w:rsidRPr="00572B12" w:rsidRDefault="00BA4807">
      <w:pPr>
        <w:spacing w:line="259" w:lineRule="auto"/>
        <w:rPr>
          <w:rFonts w:ascii="Times New Roman" w:hAnsi="Times New Roman" w:cs="Times New Roman"/>
          <w:sz w:val="24"/>
          <w:szCs w:val="24"/>
        </w:rPr>
      </w:pPr>
    </w:p>
    <w:p w14:paraId="148B6DEB"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Q4.Which of the following is the primary product of photosynthesis?</w:t>
      </w:r>
    </w:p>
    <w:p w14:paraId="44047BFB" w14:textId="77777777" w:rsidR="00BA4807" w:rsidRPr="00572B12" w:rsidRDefault="00BA4807">
      <w:pPr>
        <w:spacing w:line="259" w:lineRule="auto"/>
        <w:rPr>
          <w:rFonts w:ascii="Times New Roman" w:hAnsi="Times New Roman" w:cs="Times New Roman"/>
          <w:sz w:val="24"/>
          <w:szCs w:val="24"/>
        </w:rPr>
      </w:pPr>
    </w:p>
    <w:p w14:paraId="7B151B14"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A) Carbon dioxide </w:t>
      </w:r>
    </w:p>
    <w:p w14:paraId="73BCD8BB"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lastRenderedPageBreak/>
        <w:t xml:space="preserve">B) Oxygen </w:t>
      </w:r>
    </w:p>
    <w:p w14:paraId="2ED3718D" w14:textId="77777777" w:rsidR="00BA4807" w:rsidRPr="00572B12" w:rsidRDefault="00D8139B">
      <w:pPr>
        <w:spacing w:line="259" w:lineRule="auto"/>
        <w:rPr>
          <w:rFonts w:ascii="Times New Roman" w:hAnsi="Times New Roman" w:cs="Times New Roman"/>
          <w:sz w:val="24"/>
          <w:szCs w:val="24"/>
          <w:highlight w:val="green"/>
        </w:rPr>
      </w:pPr>
      <w:r w:rsidRPr="00572B12">
        <w:rPr>
          <w:rFonts w:ascii="Times New Roman" w:hAnsi="Times New Roman" w:cs="Times New Roman"/>
          <w:sz w:val="24"/>
          <w:szCs w:val="24"/>
          <w:highlight w:val="green"/>
        </w:rPr>
        <w:t xml:space="preserve">C) Glucose </w:t>
      </w:r>
    </w:p>
    <w:p w14:paraId="00B7EC31"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D) Molecules of water </w:t>
      </w:r>
    </w:p>
    <w:p w14:paraId="2AECCF98" w14:textId="77777777" w:rsidR="00BA4807" w:rsidRPr="00572B12" w:rsidRDefault="00BA4807">
      <w:pPr>
        <w:spacing w:line="259" w:lineRule="auto"/>
        <w:rPr>
          <w:rFonts w:ascii="Times New Roman" w:hAnsi="Times New Roman" w:cs="Times New Roman"/>
          <w:sz w:val="24"/>
          <w:szCs w:val="24"/>
        </w:rPr>
      </w:pPr>
    </w:p>
    <w:p w14:paraId="59E4D21C" w14:textId="0AD7214C"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Ans</w:t>
      </w:r>
      <w:r w:rsidR="006C2DB3" w:rsidRPr="00572B12">
        <w:rPr>
          <w:rFonts w:ascii="Times New Roman" w:hAnsi="Times New Roman" w:cs="Times New Roman"/>
          <w:sz w:val="24"/>
          <w:szCs w:val="24"/>
        </w:rPr>
        <w:t xml:space="preserve">: </w:t>
      </w:r>
      <w:r w:rsidR="003D3EB3">
        <w:rPr>
          <w:rFonts w:ascii="Times New Roman" w:hAnsi="Times New Roman" w:cs="Times New Roman"/>
          <w:sz w:val="24"/>
          <w:szCs w:val="24"/>
        </w:rPr>
        <w:t>C) G</w:t>
      </w:r>
      <w:r w:rsidR="006C2DB3" w:rsidRPr="00572B12">
        <w:rPr>
          <w:rFonts w:ascii="Times New Roman" w:hAnsi="Times New Roman" w:cs="Times New Roman"/>
          <w:sz w:val="24"/>
          <w:szCs w:val="24"/>
        </w:rPr>
        <w:t xml:space="preserve">lucose </w:t>
      </w:r>
    </w:p>
    <w:p w14:paraId="3A5D63FC"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Explanation</w:t>
      </w:r>
      <w:r w:rsidR="006C2DB3" w:rsidRPr="00572B12">
        <w:rPr>
          <w:rFonts w:ascii="Times New Roman" w:hAnsi="Times New Roman" w:cs="Times New Roman"/>
          <w:sz w:val="24"/>
          <w:szCs w:val="24"/>
        </w:rPr>
        <w:t xml:space="preserve">: </w:t>
      </w:r>
      <w:r w:rsidRPr="00572B12">
        <w:rPr>
          <w:rFonts w:ascii="Times New Roman" w:hAnsi="Times New Roman" w:cs="Times New Roman"/>
          <w:sz w:val="24"/>
          <w:szCs w:val="24"/>
        </w:rPr>
        <w:t>Photosynthesis results in the formation of glucose as an energy source for plants.</w:t>
      </w:r>
    </w:p>
    <w:p w14:paraId="2BD19A9B" w14:textId="77777777" w:rsidR="00BA4807" w:rsidRPr="00572B12" w:rsidRDefault="00BA4807">
      <w:pPr>
        <w:spacing w:line="259" w:lineRule="auto"/>
        <w:rPr>
          <w:rFonts w:ascii="Times New Roman" w:hAnsi="Times New Roman" w:cs="Times New Roman"/>
          <w:sz w:val="24"/>
          <w:szCs w:val="24"/>
        </w:rPr>
      </w:pPr>
    </w:p>
    <w:p w14:paraId="232500E8"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Q5.  Which is responsible for splitting water and releasing oxygen during photosynthesis?</w:t>
      </w:r>
    </w:p>
    <w:p w14:paraId="5DA07A87" w14:textId="77777777" w:rsidR="00BA4807" w:rsidRPr="00572B12" w:rsidRDefault="00BA4807">
      <w:pPr>
        <w:spacing w:line="259" w:lineRule="auto"/>
        <w:rPr>
          <w:rFonts w:ascii="Times New Roman" w:hAnsi="Times New Roman" w:cs="Times New Roman"/>
          <w:sz w:val="24"/>
          <w:szCs w:val="24"/>
        </w:rPr>
      </w:pPr>
    </w:p>
    <w:p w14:paraId="70897A5C"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A) Photosystem I </w:t>
      </w:r>
    </w:p>
    <w:p w14:paraId="65281C26" w14:textId="77777777" w:rsidR="00BA4807" w:rsidRPr="00572B12" w:rsidRDefault="00D8139B">
      <w:pPr>
        <w:spacing w:line="259" w:lineRule="auto"/>
        <w:rPr>
          <w:rFonts w:ascii="Times New Roman" w:hAnsi="Times New Roman" w:cs="Times New Roman"/>
          <w:sz w:val="24"/>
          <w:szCs w:val="24"/>
          <w:highlight w:val="green"/>
        </w:rPr>
      </w:pPr>
      <w:r w:rsidRPr="00572B12">
        <w:rPr>
          <w:rFonts w:ascii="Times New Roman" w:hAnsi="Times New Roman" w:cs="Times New Roman"/>
          <w:sz w:val="24"/>
          <w:szCs w:val="24"/>
          <w:highlight w:val="green"/>
        </w:rPr>
        <w:t xml:space="preserve">B) Photosystem II </w:t>
      </w:r>
    </w:p>
    <w:p w14:paraId="4ECCBA0A"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C) ATP synthase </w:t>
      </w:r>
    </w:p>
    <w:p w14:paraId="1F0A027A"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D) Amylase reductase</w:t>
      </w:r>
    </w:p>
    <w:p w14:paraId="5E0DCAED" w14:textId="77777777" w:rsidR="00BA4807" w:rsidRPr="00572B12" w:rsidRDefault="00BA4807">
      <w:pPr>
        <w:spacing w:line="259" w:lineRule="auto"/>
        <w:rPr>
          <w:rFonts w:ascii="Times New Roman" w:eastAsia="Roboto" w:hAnsi="Times New Roman" w:cs="Times New Roman"/>
          <w:color w:val="374151"/>
          <w:sz w:val="24"/>
          <w:szCs w:val="24"/>
          <w:shd w:val="clear" w:color="auto" w:fill="F7F7F8"/>
        </w:rPr>
      </w:pPr>
    </w:p>
    <w:p w14:paraId="522EC04F" w14:textId="5364B925"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Ans</w:t>
      </w:r>
      <w:r w:rsidR="006C2DB3" w:rsidRPr="00572B12">
        <w:rPr>
          <w:rFonts w:ascii="Times New Roman" w:hAnsi="Times New Roman" w:cs="Times New Roman"/>
          <w:sz w:val="24"/>
          <w:szCs w:val="24"/>
        </w:rPr>
        <w:t xml:space="preserve">: </w:t>
      </w:r>
      <w:r w:rsidR="003D3EB3">
        <w:rPr>
          <w:rFonts w:ascii="Times New Roman" w:hAnsi="Times New Roman" w:cs="Times New Roman"/>
          <w:sz w:val="24"/>
          <w:szCs w:val="24"/>
        </w:rPr>
        <w:t xml:space="preserve">B) </w:t>
      </w:r>
      <w:r w:rsidR="006C2DB3" w:rsidRPr="00572B12">
        <w:rPr>
          <w:rFonts w:ascii="Times New Roman" w:hAnsi="Times New Roman" w:cs="Times New Roman"/>
          <w:sz w:val="24"/>
          <w:szCs w:val="24"/>
        </w:rPr>
        <w:t>Photosystem II</w:t>
      </w:r>
    </w:p>
    <w:p w14:paraId="66948B36"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Explanation</w:t>
      </w:r>
      <w:r w:rsidR="006C2DB3" w:rsidRPr="00572B12">
        <w:rPr>
          <w:rFonts w:ascii="Times New Roman" w:hAnsi="Times New Roman" w:cs="Times New Roman"/>
          <w:sz w:val="24"/>
          <w:szCs w:val="24"/>
        </w:rPr>
        <w:t xml:space="preserve">: </w:t>
      </w:r>
      <w:r w:rsidRPr="00572B12">
        <w:rPr>
          <w:rFonts w:ascii="Times New Roman" w:hAnsi="Times New Roman" w:cs="Times New Roman"/>
          <w:sz w:val="24"/>
          <w:szCs w:val="24"/>
        </w:rPr>
        <w:t>Photosystem I is responsible for splitting water and releasing oxygen during photosynthesis</w:t>
      </w:r>
    </w:p>
    <w:p w14:paraId="6BAD81C3" w14:textId="77777777" w:rsidR="00BA4807" w:rsidRPr="00572B12" w:rsidRDefault="00BA4807">
      <w:pPr>
        <w:spacing w:line="259" w:lineRule="auto"/>
        <w:rPr>
          <w:rFonts w:ascii="Times New Roman" w:hAnsi="Times New Roman" w:cs="Times New Roman"/>
          <w:sz w:val="24"/>
          <w:szCs w:val="24"/>
        </w:rPr>
      </w:pPr>
    </w:p>
    <w:p w14:paraId="7A580C4C"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Q6. Glycolysis results in the formation of?</w:t>
      </w:r>
    </w:p>
    <w:p w14:paraId="1EDCC68F" w14:textId="77777777" w:rsidR="00BA4807" w:rsidRPr="00572B12" w:rsidRDefault="00BA4807">
      <w:pPr>
        <w:spacing w:line="259" w:lineRule="auto"/>
        <w:rPr>
          <w:rFonts w:ascii="Times New Roman" w:hAnsi="Times New Roman" w:cs="Times New Roman"/>
          <w:sz w:val="24"/>
          <w:szCs w:val="24"/>
        </w:rPr>
      </w:pPr>
    </w:p>
    <w:p w14:paraId="16BA14AC"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A) Glucose </w:t>
      </w:r>
    </w:p>
    <w:p w14:paraId="7BB7D137" w14:textId="77777777" w:rsidR="00BA4807" w:rsidRPr="00572B12" w:rsidRDefault="00D8139B">
      <w:pPr>
        <w:spacing w:line="259" w:lineRule="auto"/>
        <w:rPr>
          <w:rFonts w:ascii="Times New Roman" w:hAnsi="Times New Roman" w:cs="Times New Roman"/>
          <w:sz w:val="24"/>
          <w:szCs w:val="24"/>
          <w:highlight w:val="green"/>
        </w:rPr>
      </w:pPr>
      <w:r w:rsidRPr="00572B12">
        <w:rPr>
          <w:rFonts w:ascii="Times New Roman" w:hAnsi="Times New Roman" w:cs="Times New Roman"/>
          <w:sz w:val="24"/>
          <w:szCs w:val="24"/>
          <w:highlight w:val="green"/>
        </w:rPr>
        <w:t xml:space="preserve">B) Pyruvate </w:t>
      </w:r>
    </w:p>
    <w:p w14:paraId="55E216CD"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C) ATP</w:t>
      </w:r>
    </w:p>
    <w:p w14:paraId="5D919EFF"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D) Oxygen</w:t>
      </w:r>
    </w:p>
    <w:p w14:paraId="368D8563" w14:textId="77777777" w:rsidR="00BA4807" w:rsidRPr="00572B12" w:rsidRDefault="00BA4807">
      <w:pPr>
        <w:spacing w:line="259" w:lineRule="auto"/>
        <w:rPr>
          <w:rFonts w:ascii="Times New Roman" w:hAnsi="Times New Roman" w:cs="Times New Roman"/>
          <w:sz w:val="24"/>
          <w:szCs w:val="24"/>
        </w:rPr>
      </w:pPr>
    </w:p>
    <w:p w14:paraId="6E42FE41" w14:textId="71C19178"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Ans</w:t>
      </w:r>
      <w:r w:rsidR="006C2DB3" w:rsidRPr="00572B12">
        <w:rPr>
          <w:rFonts w:ascii="Times New Roman" w:hAnsi="Times New Roman" w:cs="Times New Roman"/>
          <w:sz w:val="24"/>
          <w:szCs w:val="24"/>
        </w:rPr>
        <w:t xml:space="preserve">: </w:t>
      </w:r>
      <w:r w:rsidR="003D3EB3">
        <w:rPr>
          <w:rFonts w:ascii="Times New Roman" w:hAnsi="Times New Roman" w:cs="Times New Roman"/>
          <w:sz w:val="24"/>
          <w:szCs w:val="24"/>
        </w:rPr>
        <w:t xml:space="preserve">B) </w:t>
      </w:r>
      <w:r w:rsidR="006C2DB3" w:rsidRPr="00572B12">
        <w:rPr>
          <w:rFonts w:ascii="Times New Roman" w:hAnsi="Times New Roman" w:cs="Times New Roman"/>
          <w:sz w:val="24"/>
          <w:szCs w:val="24"/>
        </w:rPr>
        <w:t xml:space="preserve">Pyruvate </w:t>
      </w:r>
    </w:p>
    <w:p w14:paraId="1B20F4E8"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Explanation</w:t>
      </w:r>
      <w:r w:rsidR="006C2DB3" w:rsidRPr="00572B12">
        <w:rPr>
          <w:rFonts w:ascii="Times New Roman" w:hAnsi="Times New Roman" w:cs="Times New Roman"/>
          <w:sz w:val="24"/>
          <w:szCs w:val="24"/>
        </w:rPr>
        <w:t xml:space="preserve">: </w:t>
      </w:r>
      <w:r w:rsidRPr="00572B12">
        <w:rPr>
          <w:rFonts w:ascii="Times New Roman" w:hAnsi="Times New Roman" w:cs="Times New Roman"/>
          <w:sz w:val="24"/>
          <w:szCs w:val="24"/>
        </w:rPr>
        <w:t>Glycolysis is the main pathway that breaks down glucose into pyruvate.</w:t>
      </w:r>
    </w:p>
    <w:p w14:paraId="5A603455" w14:textId="77777777" w:rsidR="00BA4807" w:rsidRPr="00572B12" w:rsidRDefault="00BA4807">
      <w:pPr>
        <w:spacing w:line="259" w:lineRule="auto"/>
        <w:rPr>
          <w:rFonts w:ascii="Times New Roman" w:hAnsi="Times New Roman" w:cs="Times New Roman"/>
          <w:sz w:val="24"/>
          <w:szCs w:val="24"/>
        </w:rPr>
      </w:pPr>
    </w:p>
    <w:p w14:paraId="37C488BB"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Q7.Which enzyme transfers glucose molecules from ADP-glucose to the growing starch chain during starch synthesis?</w:t>
      </w:r>
    </w:p>
    <w:p w14:paraId="09BE3E56" w14:textId="77777777" w:rsidR="00BA4807" w:rsidRPr="00572B12" w:rsidRDefault="00BA4807">
      <w:pPr>
        <w:spacing w:line="259" w:lineRule="auto"/>
        <w:rPr>
          <w:rFonts w:ascii="Times New Roman" w:hAnsi="Times New Roman" w:cs="Times New Roman"/>
          <w:sz w:val="24"/>
          <w:szCs w:val="24"/>
        </w:rPr>
      </w:pPr>
    </w:p>
    <w:p w14:paraId="626A18E5"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A) ADP-glucose pyrophosphorylase (AGPase) </w:t>
      </w:r>
    </w:p>
    <w:p w14:paraId="1B49F71D" w14:textId="77777777" w:rsidR="00BA4807" w:rsidRPr="00572B12" w:rsidRDefault="00D8139B">
      <w:pPr>
        <w:spacing w:line="259" w:lineRule="auto"/>
        <w:rPr>
          <w:rFonts w:ascii="Times New Roman" w:hAnsi="Times New Roman" w:cs="Times New Roman"/>
          <w:sz w:val="24"/>
          <w:szCs w:val="24"/>
          <w:highlight w:val="green"/>
        </w:rPr>
      </w:pPr>
      <w:r w:rsidRPr="00572B12">
        <w:rPr>
          <w:rFonts w:ascii="Times New Roman" w:hAnsi="Times New Roman" w:cs="Times New Roman"/>
          <w:sz w:val="24"/>
          <w:szCs w:val="24"/>
          <w:highlight w:val="green"/>
        </w:rPr>
        <w:t xml:space="preserve">B) Starch synthase </w:t>
      </w:r>
    </w:p>
    <w:p w14:paraId="7F99D8EA"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C) Starch branching enzyme (SBE) </w:t>
      </w:r>
    </w:p>
    <w:p w14:paraId="4C2390DA"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D) Glucose-1-phosphate </w:t>
      </w:r>
    </w:p>
    <w:p w14:paraId="0B78E12D" w14:textId="77777777" w:rsidR="00BA4807" w:rsidRPr="00572B12" w:rsidRDefault="00BA4807">
      <w:pPr>
        <w:spacing w:line="259" w:lineRule="auto"/>
        <w:rPr>
          <w:rFonts w:ascii="Times New Roman" w:hAnsi="Times New Roman" w:cs="Times New Roman"/>
          <w:sz w:val="24"/>
          <w:szCs w:val="24"/>
        </w:rPr>
      </w:pPr>
    </w:p>
    <w:p w14:paraId="376336FE" w14:textId="5BB6D22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Ans</w:t>
      </w:r>
      <w:r w:rsidR="006C2DB3" w:rsidRPr="00572B12">
        <w:rPr>
          <w:rFonts w:ascii="Times New Roman" w:hAnsi="Times New Roman" w:cs="Times New Roman"/>
          <w:sz w:val="24"/>
          <w:szCs w:val="24"/>
        </w:rPr>
        <w:t xml:space="preserve">: </w:t>
      </w:r>
      <w:r w:rsidR="003D3EB3">
        <w:rPr>
          <w:rFonts w:ascii="Times New Roman" w:hAnsi="Times New Roman" w:cs="Times New Roman"/>
          <w:sz w:val="24"/>
          <w:szCs w:val="24"/>
        </w:rPr>
        <w:t xml:space="preserve">B) </w:t>
      </w:r>
      <w:r w:rsidR="006C2DB3" w:rsidRPr="00572B12">
        <w:rPr>
          <w:rFonts w:ascii="Times New Roman" w:hAnsi="Times New Roman" w:cs="Times New Roman"/>
          <w:sz w:val="24"/>
          <w:szCs w:val="24"/>
        </w:rPr>
        <w:t xml:space="preserve">Starch synthase </w:t>
      </w:r>
    </w:p>
    <w:p w14:paraId="7441783A"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Explanation</w:t>
      </w:r>
      <w:r w:rsidR="006C2DB3" w:rsidRPr="00572B12">
        <w:rPr>
          <w:rFonts w:ascii="Times New Roman" w:hAnsi="Times New Roman" w:cs="Times New Roman"/>
          <w:sz w:val="24"/>
          <w:szCs w:val="24"/>
        </w:rPr>
        <w:t xml:space="preserve">: </w:t>
      </w:r>
      <w:r w:rsidRPr="00572B12">
        <w:rPr>
          <w:rFonts w:ascii="Times New Roman" w:hAnsi="Times New Roman" w:cs="Times New Roman"/>
          <w:sz w:val="24"/>
          <w:szCs w:val="24"/>
        </w:rPr>
        <w:t>Starch synthase transfers glucose molecules from ADP-glucose to the growing starch chain during the process of starch synthesis.</w:t>
      </w:r>
    </w:p>
    <w:p w14:paraId="0EAE2DA1" w14:textId="77777777" w:rsidR="00BA4807" w:rsidRPr="00572B12" w:rsidRDefault="00BA4807">
      <w:pPr>
        <w:spacing w:line="259" w:lineRule="auto"/>
        <w:rPr>
          <w:rFonts w:ascii="Times New Roman" w:hAnsi="Times New Roman" w:cs="Times New Roman"/>
          <w:sz w:val="24"/>
          <w:szCs w:val="24"/>
        </w:rPr>
      </w:pPr>
    </w:p>
    <w:p w14:paraId="4B1923F9"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Q8. Which is a byprouct during lactic acid fermentation in plants?</w:t>
      </w:r>
    </w:p>
    <w:p w14:paraId="1E85E0EC" w14:textId="77777777" w:rsidR="00BA4807" w:rsidRPr="00572B12" w:rsidRDefault="00BA4807">
      <w:pPr>
        <w:spacing w:line="259" w:lineRule="auto"/>
        <w:rPr>
          <w:rFonts w:ascii="Times New Roman" w:hAnsi="Times New Roman" w:cs="Times New Roman"/>
          <w:sz w:val="24"/>
          <w:szCs w:val="24"/>
        </w:rPr>
      </w:pPr>
    </w:p>
    <w:p w14:paraId="111292EE"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A) Ethanol </w:t>
      </w:r>
    </w:p>
    <w:p w14:paraId="109B7C18"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B) Glucose  </w:t>
      </w:r>
    </w:p>
    <w:p w14:paraId="37F47112"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C) Carbon dioxide </w:t>
      </w:r>
    </w:p>
    <w:p w14:paraId="37A29CE7" w14:textId="77777777" w:rsidR="00BA4807" w:rsidRPr="00572B12" w:rsidRDefault="00D8139B">
      <w:pPr>
        <w:spacing w:line="259" w:lineRule="auto"/>
        <w:rPr>
          <w:rFonts w:ascii="Times New Roman" w:hAnsi="Times New Roman" w:cs="Times New Roman"/>
          <w:sz w:val="24"/>
          <w:szCs w:val="24"/>
          <w:highlight w:val="green"/>
        </w:rPr>
      </w:pPr>
      <w:r w:rsidRPr="00572B12">
        <w:rPr>
          <w:rFonts w:ascii="Times New Roman" w:hAnsi="Times New Roman" w:cs="Times New Roman"/>
          <w:sz w:val="24"/>
          <w:szCs w:val="24"/>
          <w:highlight w:val="green"/>
        </w:rPr>
        <w:lastRenderedPageBreak/>
        <w:t>D) Lactic acid</w:t>
      </w:r>
    </w:p>
    <w:p w14:paraId="746A09D4" w14:textId="77777777" w:rsidR="00BA4807" w:rsidRPr="00572B12" w:rsidRDefault="00BA4807">
      <w:pPr>
        <w:spacing w:line="259" w:lineRule="auto"/>
        <w:rPr>
          <w:rFonts w:ascii="Times New Roman" w:hAnsi="Times New Roman" w:cs="Times New Roman"/>
          <w:sz w:val="24"/>
          <w:szCs w:val="24"/>
        </w:rPr>
      </w:pPr>
    </w:p>
    <w:p w14:paraId="230807E6" w14:textId="4B124175"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Ans</w:t>
      </w:r>
      <w:r w:rsidR="006C2DB3" w:rsidRPr="00572B12">
        <w:rPr>
          <w:rFonts w:ascii="Times New Roman" w:hAnsi="Times New Roman" w:cs="Times New Roman"/>
          <w:sz w:val="24"/>
          <w:szCs w:val="24"/>
        </w:rPr>
        <w:t xml:space="preserve">: </w:t>
      </w:r>
      <w:r w:rsidR="003D3EB3">
        <w:rPr>
          <w:rFonts w:ascii="Times New Roman" w:hAnsi="Times New Roman" w:cs="Times New Roman"/>
          <w:sz w:val="24"/>
          <w:szCs w:val="24"/>
        </w:rPr>
        <w:t xml:space="preserve">D) </w:t>
      </w:r>
      <w:r w:rsidR="006C2DB3" w:rsidRPr="00572B12">
        <w:rPr>
          <w:rFonts w:ascii="Times New Roman" w:hAnsi="Times New Roman" w:cs="Times New Roman"/>
          <w:sz w:val="24"/>
          <w:szCs w:val="24"/>
        </w:rPr>
        <w:t xml:space="preserve">Lactic acid </w:t>
      </w:r>
    </w:p>
    <w:p w14:paraId="0623BC07"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Explanation</w:t>
      </w:r>
      <w:r w:rsidR="006C2DB3" w:rsidRPr="00572B12">
        <w:rPr>
          <w:rFonts w:ascii="Times New Roman" w:hAnsi="Times New Roman" w:cs="Times New Roman"/>
          <w:sz w:val="24"/>
          <w:szCs w:val="24"/>
        </w:rPr>
        <w:t xml:space="preserve">: </w:t>
      </w:r>
      <w:r w:rsidRPr="00572B12">
        <w:rPr>
          <w:rFonts w:ascii="Times New Roman" w:hAnsi="Times New Roman" w:cs="Times New Roman"/>
          <w:sz w:val="24"/>
          <w:szCs w:val="24"/>
        </w:rPr>
        <w:t xml:space="preserve"> Lactic acid fermentation occurs in the absence of oxygen and results in the formation of lactic acid.</w:t>
      </w:r>
    </w:p>
    <w:p w14:paraId="23F1183C" w14:textId="77777777" w:rsidR="00BA4807" w:rsidRPr="00572B12" w:rsidRDefault="00BA4807">
      <w:pPr>
        <w:spacing w:line="259" w:lineRule="auto"/>
        <w:rPr>
          <w:rFonts w:ascii="Times New Roman" w:hAnsi="Times New Roman" w:cs="Times New Roman"/>
          <w:sz w:val="24"/>
          <w:szCs w:val="24"/>
        </w:rPr>
      </w:pPr>
    </w:p>
    <w:p w14:paraId="733B7868"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Q9. Which photosystem is responsible for re-energizing electrons to produce NADPH in photosynthesis?</w:t>
      </w:r>
    </w:p>
    <w:p w14:paraId="4B8719FA" w14:textId="77777777" w:rsidR="00BA4807" w:rsidRPr="00572B12" w:rsidRDefault="00BA4807">
      <w:pPr>
        <w:spacing w:line="259" w:lineRule="auto"/>
        <w:rPr>
          <w:rFonts w:ascii="Times New Roman" w:hAnsi="Times New Roman" w:cs="Times New Roman"/>
          <w:sz w:val="24"/>
          <w:szCs w:val="24"/>
        </w:rPr>
      </w:pPr>
    </w:p>
    <w:p w14:paraId="18FC70C0" w14:textId="77777777" w:rsidR="00BA4807" w:rsidRPr="00572B12" w:rsidRDefault="00D8139B">
      <w:pPr>
        <w:spacing w:line="259" w:lineRule="auto"/>
        <w:rPr>
          <w:rFonts w:ascii="Times New Roman" w:hAnsi="Times New Roman" w:cs="Times New Roman"/>
          <w:sz w:val="24"/>
          <w:szCs w:val="24"/>
          <w:highlight w:val="green"/>
        </w:rPr>
      </w:pPr>
      <w:r w:rsidRPr="00572B12">
        <w:rPr>
          <w:rFonts w:ascii="Times New Roman" w:hAnsi="Times New Roman" w:cs="Times New Roman"/>
          <w:sz w:val="24"/>
          <w:szCs w:val="24"/>
          <w:highlight w:val="green"/>
        </w:rPr>
        <w:t xml:space="preserve">A) Photosystem I </w:t>
      </w:r>
    </w:p>
    <w:p w14:paraId="277E42EE"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B) Photosystem II </w:t>
      </w:r>
    </w:p>
    <w:p w14:paraId="31DA5B62"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C) Electron Transport Chain </w:t>
      </w:r>
    </w:p>
    <w:p w14:paraId="20F09DEA"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D) ATP Synthase</w:t>
      </w:r>
    </w:p>
    <w:p w14:paraId="49E6CF48" w14:textId="77777777" w:rsidR="00BA4807" w:rsidRPr="00572B12" w:rsidRDefault="00BA4807">
      <w:pPr>
        <w:spacing w:line="259" w:lineRule="auto"/>
        <w:rPr>
          <w:rFonts w:ascii="Times New Roman" w:hAnsi="Times New Roman" w:cs="Times New Roman"/>
          <w:sz w:val="24"/>
          <w:szCs w:val="24"/>
        </w:rPr>
      </w:pPr>
    </w:p>
    <w:p w14:paraId="36AADC9E" w14:textId="410E5CEB"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Ans</w:t>
      </w:r>
      <w:r w:rsidR="006C2DB3" w:rsidRPr="00572B12">
        <w:rPr>
          <w:rFonts w:ascii="Times New Roman" w:hAnsi="Times New Roman" w:cs="Times New Roman"/>
          <w:sz w:val="24"/>
          <w:szCs w:val="24"/>
        </w:rPr>
        <w:t xml:space="preserve">: </w:t>
      </w:r>
      <w:r w:rsidR="003D3EB3">
        <w:rPr>
          <w:rFonts w:ascii="Times New Roman" w:hAnsi="Times New Roman" w:cs="Times New Roman"/>
          <w:sz w:val="24"/>
          <w:szCs w:val="24"/>
        </w:rPr>
        <w:t xml:space="preserve">A) </w:t>
      </w:r>
      <w:r w:rsidR="006C2DB3" w:rsidRPr="00572B12">
        <w:rPr>
          <w:rFonts w:ascii="Times New Roman" w:hAnsi="Times New Roman" w:cs="Times New Roman"/>
          <w:sz w:val="24"/>
          <w:szCs w:val="24"/>
        </w:rPr>
        <w:t>Photosystem I</w:t>
      </w:r>
    </w:p>
    <w:p w14:paraId="53DE5C9C"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Explanation</w:t>
      </w:r>
      <w:r w:rsidR="006C2DB3" w:rsidRPr="00572B12">
        <w:rPr>
          <w:rFonts w:ascii="Times New Roman" w:hAnsi="Times New Roman" w:cs="Times New Roman"/>
          <w:sz w:val="24"/>
          <w:szCs w:val="24"/>
        </w:rPr>
        <w:t xml:space="preserve">: </w:t>
      </w:r>
      <w:r w:rsidRPr="00572B12">
        <w:rPr>
          <w:rFonts w:ascii="Times New Roman" w:hAnsi="Times New Roman" w:cs="Times New Roman"/>
          <w:sz w:val="24"/>
          <w:szCs w:val="24"/>
        </w:rPr>
        <w:t>Photosystem I re-energizes electrons to produce NADPH in photosynthesis.</w:t>
      </w:r>
    </w:p>
    <w:p w14:paraId="1493A3E4" w14:textId="77777777" w:rsidR="00BA4807" w:rsidRPr="00572B12" w:rsidRDefault="00BA4807">
      <w:pPr>
        <w:spacing w:line="259" w:lineRule="auto"/>
        <w:rPr>
          <w:rFonts w:ascii="Times New Roman" w:hAnsi="Times New Roman" w:cs="Times New Roman"/>
          <w:sz w:val="24"/>
          <w:szCs w:val="24"/>
        </w:rPr>
      </w:pPr>
    </w:p>
    <w:p w14:paraId="7F0325C9"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Q10. Which type of fermentation is carried out by yeast and bacteria, which converts glucose into ethanol ?</w:t>
      </w:r>
    </w:p>
    <w:p w14:paraId="36CD868F" w14:textId="77777777" w:rsidR="00BA4807" w:rsidRPr="00572B12" w:rsidRDefault="00BA4807">
      <w:pPr>
        <w:spacing w:line="259" w:lineRule="auto"/>
        <w:rPr>
          <w:rFonts w:ascii="Times New Roman" w:hAnsi="Times New Roman" w:cs="Times New Roman"/>
          <w:sz w:val="24"/>
          <w:szCs w:val="24"/>
        </w:rPr>
      </w:pPr>
    </w:p>
    <w:p w14:paraId="05AFDD37" w14:textId="77777777" w:rsidR="00BA4807" w:rsidRPr="00572B12" w:rsidRDefault="00D8139B">
      <w:pPr>
        <w:spacing w:line="259" w:lineRule="auto"/>
        <w:rPr>
          <w:rFonts w:ascii="Times New Roman" w:hAnsi="Times New Roman" w:cs="Times New Roman"/>
          <w:sz w:val="24"/>
          <w:szCs w:val="24"/>
          <w:highlight w:val="green"/>
        </w:rPr>
      </w:pPr>
      <w:r w:rsidRPr="00572B12">
        <w:rPr>
          <w:rFonts w:ascii="Times New Roman" w:hAnsi="Times New Roman" w:cs="Times New Roman"/>
          <w:sz w:val="24"/>
          <w:szCs w:val="24"/>
          <w:highlight w:val="green"/>
        </w:rPr>
        <w:t xml:space="preserve">A) Alcoholic fermentation </w:t>
      </w:r>
    </w:p>
    <w:p w14:paraId="46C64279"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B) Lactic acid fermentation </w:t>
      </w:r>
    </w:p>
    <w:p w14:paraId="3EF0FE57"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C) Aerobic respiration </w:t>
      </w:r>
    </w:p>
    <w:p w14:paraId="3E5A160A"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D) Glycolysis </w:t>
      </w:r>
    </w:p>
    <w:p w14:paraId="210C4D95" w14:textId="77777777" w:rsidR="00BA4807" w:rsidRPr="00572B12" w:rsidRDefault="00BA4807">
      <w:pPr>
        <w:spacing w:line="259" w:lineRule="auto"/>
        <w:rPr>
          <w:rFonts w:ascii="Times New Roman" w:hAnsi="Times New Roman" w:cs="Times New Roman"/>
          <w:sz w:val="24"/>
          <w:szCs w:val="24"/>
        </w:rPr>
      </w:pPr>
    </w:p>
    <w:p w14:paraId="70091FB3" w14:textId="2AC430FD"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Ans</w:t>
      </w:r>
      <w:r w:rsidR="006C2DB3" w:rsidRPr="00572B12">
        <w:rPr>
          <w:rFonts w:ascii="Times New Roman" w:hAnsi="Times New Roman" w:cs="Times New Roman"/>
          <w:sz w:val="24"/>
          <w:szCs w:val="24"/>
        </w:rPr>
        <w:t xml:space="preserve">: </w:t>
      </w:r>
      <w:r w:rsidR="003D3EB3">
        <w:rPr>
          <w:rFonts w:ascii="Times New Roman" w:hAnsi="Times New Roman" w:cs="Times New Roman"/>
          <w:sz w:val="24"/>
          <w:szCs w:val="24"/>
        </w:rPr>
        <w:t xml:space="preserve">A) </w:t>
      </w:r>
      <w:r w:rsidR="006C2DB3" w:rsidRPr="00572B12">
        <w:rPr>
          <w:rFonts w:ascii="Times New Roman" w:hAnsi="Times New Roman" w:cs="Times New Roman"/>
          <w:sz w:val="24"/>
          <w:szCs w:val="24"/>
        </w:rPr>
        <w:t>Alcoholic fermentation</w:t>
      </w:r>
    </w:p>
    <w:p w14:paraId="2911F650" w14:textId="77777777" w:rsidR="006C2DB3" w:rsidRPr="00572B12" w:rsidRDefault="006C2DB3">
      <w:pPr>
        <w:spacing w:line="259" w:lineRule="auto"/>
        <w:rPr>
          <w:rFonts w:ascii="Times New Roman" w:hAnsi="Times New Roman" w:cs="Times New Roman"/>
          <w:sz w:val="24"/>
          <w:szCs w:val="24"/>
        </w:rPr>
      </w:pPr>
    </w:p>
    <w:p w14:paraId="31231E46"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Explanation</w:t>
      </w:r>
      <w:r w:rsidR="006C2DB3" w:rsidRPr="00572B12">
        <w:rPr>
          <w:rFonts w:ascii="Times New Roman" w:hAnsi="Times New Roman" w:cs="Times New Roman"/>
          <w:sz w:val="24"/>
          <w:szCs w:val="24"/>
        </w:rPr>
        <w:t xml:space="preserve">: </w:t>
      </w:r>
      <w:r w:rsidRPr="00572B12">
        <w:rPr>
          <w:rFonts w:ascii="Times New Roman" w:hAnsi="Times New Roman" w:cs="Times New Roman"/>
          <w:sz w:val="24"/>
          <w:szCs w:val="24"/>
        </w:rPr>
        <w:t>Alcoholic fermentation is carried out by yeast and bacteria, when oxygen is supply is not there.</w:t>
      </w:r>
    </w:p>
    <w:p w14:paraId="2B4D3AA6" w14:textId="77777777" w:rsidR="00BA4807" w:rsidRPr="00572B12" w:rsidRDefault="00BA4807">
      <w:pPr>
        <w:spacing w:line="259" w:lineRule="auto"/>
        <w:rPr>
          <w:rFonts w:ascii="Times New Roman" w:hAnsi="Times New Roman" w:cs="Times New Roman"/>
          <w:b/>
          <w:sz w:val="24"/>
          <w:szCs w:val="24"/>
        </w:rPr>
      </w:pPr>
    </w:p>
    <w:p w14:paraId="4CCFB644" w14:textId="77777777" w:rsidR="00BA4807" w:rsidRPr="00572B12" w:rsidRDefault="00D8139B">
      <w:pPr>
        <w:spacing w:after="160" w:line="259" w:lineRule="auto"/>
        <w:rPr>
          <w:rFonts w:ascii="Times New Roman" w:hAnsi="Times New Roman" w:cs="Times New Roman"/>
          <w:b/>
          <w:sz w:val="24"/>
          <w:szCs w:val="24"/>
        </w:rPr>
      </w:pPr>
      <w:r w:rsidRPr="00572B12">
        <w:rPr>
          <w:rFonts w:ascii="Times New Roman" w:hAnsi="Times New Roman" w:cs="Times New Roman"/>
          <w:b/>
          <w:sz w:val="24"/>
          <w:szCs w:val="24"/>
        </w:rPr>
        <w:t xml:space="preserve">DOK 2 </w:t>
      </w:r>
    </w:p>
    <w:p w14:paraId="57901EE0" w14:textId="77777777" w:rsidR="00BA4807" w:rsidRPr="00572B12" w:rsidRDefault="00AB05B4">
      <w:pPr>
        <w:spacing w:line="259" w:lineRule="auto"/>
        <w:rPr>
          <w:rFonts w:ascii="Times New Roman" w:hAnsi="Times New Roman" w:cs="Times New Roman"/>
          <w:sz w:val="24"/>
          <w:szCs w:val="24"/>
        </w:rPr>
      </w:pPr>
      <w:r w:rsidRPr="00572B12">
        <w:rPr>
          <w:rFonts w:ascii="Times New Roman" w:hAnsi="Times New Roman" w:cs="Times New Roman"/>
          <w:sz w:val="24"/>
          <w:szCs w:val="24"/>
        </w:rPr>
        <w:t>Q11.What are the main functions of Abscisic Acid (ABA) in plants?</w:t>
      </w:r>
    </w:p>
    <w:p w14:paraId="4EFD5EDA" w14:textId="77777777" w:rsidR="00AB05B4" w:rsidRPr="00572B12" w:rsidRDefault="00AB05B4">
      <w:pPr>
        <w:spacing w:line="259" w:lineRule="auto"/>
        <w:rPr>
          <w:rFonts w:ascii="Times New Roman" w:hAnsi="Times New Roman" w:cs="Times New Roman"/>
          <w:sz w:val="24"/>
          <w:szCs w:val="24"/>
        </w:rPr>
      </w:pPr>
    </w:p>
    <w:p w14:paraId="692CA51D"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A) </w:t>
      </w:r>
      <w:r w:rsidR="00AB05B4" w:rsidRPr="00572B12">
        <w:rPr>
          <w:rFonts w:ascii="Times New Roman" w:hAnsi="Times New Roman" w:cs="Times New Roman"/>
          <w:sz w:val="24"/>
          <w:szCs w:val="24"/>
        </w:rPr>
        <w:t xml:space="preserve">Abscisic Acid  helps in </w:t>
      </w:r>
      <w:r w:rsidRPr="00572B12">
        <w:rPr>
          <w:rFonts w:ascii="Times New Roman" w:hAnsi="Times New Roman" w:cs="Times New Roman"/>
          <w:sz w:val="24"/>
          <w:szCs w:val="24"/>
        </w:rPr>
        <w:t xml:space="preserve">Stimulating seed germination </w:t>
      </w:r>
    </w:p>
    <w:p w14:paraId="70C73428" w14:textId="77777777" w:rsidR="00BA4807" w:rsidRPr="00572B12" w:rsidRDefault="00D8139B">
      <w:pPr>
        <w:spacing w:line="259" w:lineRule="auto"/>
        <w:rPr>
          <w:rFonts w:ascii="Times New Roman" w:hAnsi="Times New Roman" w:cs="Times New Roman"/>
          <w:sz w:val="24"/>
          <w:szCs w:val="24"/>
          <w:highlight w:val="green"/>
        </w:rPr>
      </w:pPr>
      <w:r w:rsidRPr="00572B12">
        <w:rPr>
          <w:rFonts w:ascii="Times New Roman" w:hAnsi="Times New Roman" w:cs="Times New Roman"/>
          <w:sz w:val="24"/>
          <w:szCs w:val="24"/>
          <w:highlight w:val="green"/>
        </w:rPr>
        <w:t xml:space="preserve">B) </w:t>
      </w:r>
      <w:r w:rsidR="00AB05B4" w:rsidRPr="00572B12">
        <w:rPr>
          <w:rFonts w:ascii="Times New Roman" w:hAnsi="Times New Roman" w:cs="Times New Roman"/>
          <w:sz w:val="24"/>
          <w:szCs w:val="24"/>
          <w:highlight w:val="green"/>
        </w:rPr>
        <w:t xml:space="preserve">Abscisic Acid helps in </w:t>
      </w:r>
      <w:r w:rsidRPr="00572B12">
        <w:rPr>
          <w:rFonts w:ascii="Times New Roman" w:hAnsi="Times New Roman" w:cs="Times New Roman"/>
          <w:sz w:val="24"/>
          <w:szCs w:val="24"/>
          <w:highlight w:val="green"/>
        </w:rPr>
        <w:t>Enhancing seed dormancy</w:t>
      </w:r>
    </w:p>
    <w:p w14:paraId="2528CE94"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C) </w:t>
      </w:r>
      <w:r w:rsidR="00AB05B4" w:rsidRPr="00572B12">
        <w:rPr>
          <w:rFonts w:ascii="Times New Roman" w:hAnsi="Times New Roman" w:cs="Times New Roman"/>
          <w:sz w:val="24"/>
          <w:szCs w:val="24"/>
        </w:rPr>
        <w:t xml:space="preserve">Abscisic Acid helps in </w:t>
      </w:r>
      <w:r w:rsidRPr="00572B12">
        <w:rPr>
          <w:rFonts w:ascii="Times New Roman" w:hAnsi="Times New Roman" w:cs="Times New Roman"/>
          <w:sz w:val="24"/>
          <w:szCs w:val="24"/>
        </w:rPr>
        <w:t xml:space="preserve">Promoting stomatal opening </w:t>
      </w:r>
    </w:p>
    <w:p w14:paraId="2989DAE9"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D) </w:t>
      </w:r>
      <w:r w:rsidR="00AB05B4" w:rsidRPr="00572B12">
        <w:rPr>
          <w:rFonts w:ascii="Times New Roman" w:hAnsi="Times New Roman" w:cs="Times New Roman"/>
          <w:sz w:val="24"/>
          <w:szCs w:val="24"/>
        </w:rPr>
        <w:t xml:space="preserve">Abscisic Acid helps in </w:t>
      </w:r>
      <w:r w:rsidRPr="00572B12">
        <w:rPr>
          <w:rFonts w:ascii="Times New Roman" w:hAnsi="Times New Roman" w:cs="Times New Roman"/>
          <w:sz w:val="24"/>
          <w:szCs w:val="24"/>
        </w:rPr>
        <w:t>Increasing plant growth in drought like conditions</w:t>
      </w:r>
    </w:p>
    <w:p w14:paraId="289FD9A3" w14:textId="77777777" w:rsidR="00BA4807" w:rsidRPr="00572B12" w:rsidRDefault="00BA4807">
      <w:pPr>
        <w:spacing w:line="259" w:lineRule="auto"/>
        <w:rPr>
          <w:rFonts w:ascii="Times New Roman" w:hAnsi="Times New Roman" w:cs="Times New Roman"/>
          <w:sz w:val="24"/>
          <w:szCs w:val="24"/>
        </w:rPr>
      </w:pPr>
    </w:p>
    <w:p w14:paraId="176D1683" w14:textId="4C1CA86E"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Ans</w:t>
      </w:r>
      <w:r w:rsidR="006C2DB3" w:rsidRPr="00572B12">
        <w:rPr>
          <w:rFonts w:ascii="Times New Roman" w:hAnsi="Times New Roman" w:cs="Times New Roman"/>
          <w:sz w:val="24"/>
          <w:szCs w:val="24"/>
        </w:rPr>
        <w:t>:</w:t>
      </w:r>
      <w:r w:rsidR="003D3EB3">
        <w:rPr>
          <w:rFonts w:ascii="Times New Roman" w:hAnsi="Times New Roman" w:cs="Times New Roman"/>
          <w:sz w:val="24"/>
          <w:szCs w:val="24"/>
        </w:rPr>
        <w:t xml:space="preserve"> B) </w:t>
      </w:r>
      <w:commentRangeStart w:id="15"/>
      <w:commentRangeStart w:id="16"/>
      <w:r w:rsidR="006C2DB3" w:rsidRPr="00572B12">
        <w:rPr>
          <w:rFonts w:ascii="Times New Roman" w:hAnsi="Times New Roman" w:cs="Times New Roman"/>
          <w:sz w:val="24"/>
          <w:szCs w:val="24"/>
        </w:rPr>
        <w:t>Enhancing seed dormancy</w:t>
      </w:r>
      <w:commentRangeEnd w:id="15"/>
      <w:r w:rsidR="00867473">
        <w:rPr>
          <w:rStyle w:val="CommentReference"/>
        </w:rPr>
        <w:commentReference w:id="15"/>
      </w:r>
      <w:commentRangeEnd w:id="16"/>
      <w:r w:rsidR="003D3EB3">
        <w:rPr>
          <w:rStyle w:val="CommentReference"/>
        </w:rPr>
        <w:commentReference w:id="16"/>
      </w:r>
    </w:p>
    <w:p w14:paraId="4F056054" w14:textId="77777777" w:rsidR="00BA4807" w:rsidRPr="00572B12" w:rsidRDefault="00BA4807">
      <w:pPr>
        <w:spacing w:line="259" w:lineRule="auto"/>
        <w:rPr>
          <w:rFonts w:ascii="Times New Roman" w:hAnsi="Times New Roman" w:cs="Times New Roman"/>
          <w:sz w:val="24"/>
          <w:szCs w:val="24"/>
        </w:rPr>
      </w:pPr>
    </w:p>
    <w:p w14:paraId="1C4D4DF6"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Explanatio</w:t>
      </w:r>
      <w:r w:rsidR="006C2DB3" w:rsidRPr="00572B12">
        <w:rPr>
          <w:rFonts w:ascii="Times New Roman" w:hAnsi="Times New Roman" w:cs="Times New Roman"/>
          <w:sz w:val="24"/>
          <w:szCs w:val="24"/>
        </w:rPr>
        <w:t xml:space="preserve">n: </w:t>
      </w:r>
      <w:r w:rsidRPr="00572B12">
        <w:rPr>
          <w:rFonts w:ascii="Times New Roman" w:hAnsi="Times New Roman" w:cs="Times New Roman"/>
          <w:sz w:val="24"/>
          <w:szCs w:val="24"/>
        </w:rPr>
        <w:t xml:space="preserve">Abscisic acid in plants enhances the seed dormancy which further inhibits seed germination.  </w:t>
      </w:r>
    </w:p>
    <w:p w14:paraId="5CB488DE" w14:textId="77777777" w:rsidR="00BA4807" w:rsidRPr="00572B12" w:rsidRDefault="00BA4807">
      <w:pPr>
        <w:spacing w:line="259" w:lineRule="auto"/>
        <w:rPr>
          <w:rFonts w:ascii="Times New Roman" w:hAnsi="Times New Roman" w:cs="Times New Roman"/>
          <w:b/>
          <w:sz w:val="24"/>
          <w:szCs w:val="24"/>
        </w:rPr>
      </w:pPr>
    </w:p>
    <w:p w14:paraId="14F396D3" w14:textId="77777777" w:rsidR="00BA4807" w:rsidRPr="00572B12" w:rsidRDefault="00BA4807">
      <w:pPr>
        <w:spacing w:line="259" w:lineRule="auto"/>
        <w:rPr>
          <w:rFonts w:ascii="Times New Roman" w:hAnsi="Times New Roman" w:cs="Times New Roman"/>
          <w:sz w:val="24"/>
          <w:szCs w:val="24"/>
        </w:rPr>
      </w:pPr>
    </w:p>
    <w:p w14:paraId="5FEDDEE3"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Q12. Which of the statements best describes the importance of photosynthesis?</w:t>
      </w:r>
    </w:p>
    <w:p w14:paraId="438C9A2F" w14:textId="77777777" w:rsidR="00BA4807" w:rsidRPr="00572B12" w:rsidRDefault="00BA4807">
      <w:pPr>
        <w:spacing w:line="259" w:lineRule="auto"/>
        <w:rPr>
          <w:rFonts w:ascii="Times New Roman" w:hAnsi="Times New Roman" w:cs="Times New Roman"/>
          <w:sz w:val="24"/>
          <w:szCs w:val="24"/>
        </w:rPr>
      </w:pPr>
    </w:p>
    <w:p w14:paraId="0403D040" w14:textId="77777777" w:rsidR="00BA4807" w:rsidRPr="00572B12" w:rsidRDefault="00D8139B">
      <w:pPr>
        <w:spacing w:line="259" w:lineRule="auto"/>
        <w:rPr>
          <w:rFonts w:ascii="Times New Roman" w:hAnsi="Times New Roman" w:cs="Times New Roman"/>
          <w:sz w:val="24"/>
          <w:szCs w:val="24"/>
          <w:highlight w:val="green"/>
        </w:rPr>
      </w:pPr>
      <w:r w:rsidRPr="00572B12">
        <w:rPr>
          <w:rFonts w:ascii="Times New Roman" w:hAnsi="Times New Roman" w:cs="Times New Roman"/>
          <w:sz w:val="24"/>
          <w:szCs w:val="24"/>
          <w:highlight w:val="green"/>
        </w:rPr>
        <w:lastRenderedPageBreak/>
        <w:t xml:space="preserve">A) Photosynthesis is the main source of energy for most ecosystems. </w:t>
      </w:r>
    </w:p>
    <w:p w14:paraId="2158CC31"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B) Photosynthesis plays a minor role in plant growth and metabolism.</w:t>
      </w:r>
    </w:p>
    <w:p w14:paraId="669E3C54"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C) Photosynthesis is carried out in aquatic organisms. </w:t>
      </w:r>
    </w:p>
    <w:p w14:paraId="5F7D5C1F"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D) Photosynthesis is responsible for the production of oxygen in the atmosphere.</w:t>
      </w:r>
    </w:p>
    <w:p w14:paraId="674409E5" w14:textId="77777777" w:rsidR="00BA4807" w:rsidRPr="00572B12" w:rsidRDefault="00BA4807">
      <w:pPr>
        <w:spacing w:line="259" w:lineRule="auto"/>
        <w:rPr>
          <w:rFonts w:ascii="Times New Roman" w:hAnsi="Times New Roman" w:cs="Times New Roman"/>
          <w:sz w:val="24"/>
          <w:szCs w:val="24"/>
        </w:rPr>
      </w:pPr>
    </w:p>
    <w:p w14:paraId="383C80F7" w14:textId="0DCA5471" w:rsidR="006C2DB3" w:rsidRPr="00572B12" w:rsidRDefault="00D8139B" w:rsidP="006C2DB3">
      <w:pPr>
        <w:spacing w:line="259" w:lineRule="auto"/>
        <w:rPr>
          <w:rFonts w:ascii="Times New Roman" w:hAnsi="Times New Roman" w:cs="Times New Roman"/>
          <w:sz w:val="24"/>
          <w:szCs w:val="24"/>
          <w:highlight w:val="green"/>
        </w:rPr>
      </w:pPr>
      <w:r w:rsidRPr="00572B12">
        <w:rPr>
          <w:rFonts w:ascii="Times New Roman" w:hAnsi="Times New Roman" w:cs="Times New Roman"/>
          <w:sz w:val="24"/>
          <w:szCs w:val="24"/>
        </w:rPr>
        <w:t>Ans</w:t>
      </w:r>
      <w:r w:rsidR="006C2DB3" w:rsidRPr="00572B12">
        <w:rPr>
          <w:rFonts w:ascii="Times New Roman" w:hAnsi="Times New Roman" w:cs="Times New Roman"/>
          <w:sz w:val="24"/>
          <w:szCs w:val="24"/>
        </w:rPr>
        <w:t xml:space="preserve">: </w:t>
      </w:r>
      <w:r w:rsidR="003D3EB3">
        <w:rPr>
          <w:rFonts w:ascii="Times New Roman" w:hAnsi="Times New Roman" w:cs="Times New Roman"/>
          <w:sz w:val="24"/>
          <w:szCs w:val="24"/>
        </w:rPr>
        <w:t>A)</w:t>
      </w:r>
      <w:ins w:id="17" w:author="Vanmathy" w:date="2023-07-17T10:48:00Z">
        <w:r w:rsidR="00867473">
          <w:rPr>
            <w:rFonts w:ascii="Times New Roman" w:hAnsi="Times New Roman" w:cs="Times New Roman"/>
            <w:sz w:val="24"/>
            <w:szCs w:val="24"/>
          </w:rPr>
          <w:t xml:space="preserve"> </w:t>
        </w:r>
      </w:ins>
      <w:r w:rsidR="006C2DB3" w:rsidRPr="00572B12">
        <w:rPr>
          <w:rFonts w:ascii="Times New Roman" w:hAnsi="Times New Roman" w:cs="Times New Roman"/>
          <w:sz w:val="24"/>
          <w:szCs w:val="24"/>
        </w:rPr>
        <w:t xml:space="preserve">Photosynthesis is the main source of energy for most ecosystems. </w:t>
      </w:r>
    </w:p>
    <w:p w14:paraId="042C575B" w14:textId="77777777" w:rsidR="00BA4807" w:rsidRPr="00572B12" w:rsidRDefault="00BA4807">
      <w:pPr>
        <w:spacing w:line="259" w:lineRule="auto"/>
        <w:rPr>
          <w:rFonts w:ascii="Times New Roman" w:hAnsi="Times New Roman" w:cs="Times New Roman"/>
          <w:sz w:val="24"/>
          <w:szCs w:val="24"/>
        </w:rPr>
      </w:pPr>
    </w:p>
    <w:p w14:paraId="341FE672"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Explanation</w:t>
      </w:r>
      <w:r w:rsidR="006C2DB3" w:rsidRPr="00572B12">
        <w:rPr>
          <w:rFonts w:ascii="Times New Roman" w:hAnsi="Times New Roman" w:cs="Times New Roman"/>
          <w:sz w:val="24"/>
          <w:szCs w:val="24"/>
        </w:rPr>
        <w:t xml:space="preserve">: </w:t>
      </w:r>
      <w:r w:rsidRPr="00572B12">
        <w:rPr>
          <w:rFonts w:ascii="Times New Roman" w:hAnsi="Times New Roman" w:cs="Times New Roman"/>
          <w:sz w:val="24"/>
          <w:szCs w:val="24"/>
        </w:rPr>
        <w:t>Photosynthesis is crucial as it provides the primary energy needed for the survival of plants.</w:t>
      </w:r>
    </w:p>
    <w:p w14:paraId="46D87995" w14:textId="77777777" w:rsidR="00BA4807" w:rsidRPr="00572B12" w:rsidRDefault="00BA4807">
      <w:pPr>
        <w:spacing w:line="259" w:lineRule="auto"/>
        <w:rPr>
          <w:rFonts w:ascii="Times New Roman" w:hAnsi="Times New Roman" w:cs="Times New Roman"/>
          <w:b/>
          <w:sz w:val="24"/>
          <w:szCs w:val="24"/>
        </w:rPr>
      </w:pPr>
    </w:p>
    <w:p w14:paraId="79BD1E9E" w14:textId="77777777" w:rsidR="00BA4807" w:rsidRPr="00572B12" w:rsidRDefault="00BA4807">
      <w:pPr>
        <w:spacing w:line="259" w:lineRule="auto"/>
        <w:rPr>
          <w:rFonts w:ascii="Times New Roman" w:hAnsi="Times New Roman" w:cs="Times New Roman"/>
          <w:sz w:val="24"/>
          <w:szCs w:val="24"/>
        </w:rPr>
      </w:pPr>
    </w:p>
    <w:p w14:paraId="674C9D44"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Q13. Which of the following statements is true with respect to photosystems involved in photosynthesis?</w:t>
      </w:r>
    </w:p>
    <w:p w14:paraId="013A1BF0" w14:textId="77777777" w:rsidR="00BA4807" w:rsidRPr="00572B12" w:rsidRDefault="00BA4807">
      <w:pPr>
        <w:spacing w:line="259" w:lineRule="auto"/>
        <w:rPr>
          <w:rFonts w:ascii="Times New Roman" w:hAnsi="Times New Roman" w:cs="Times New Roman"/>
          <w:sz w:val="24"/>
          <w:szCs w:val="24"/>
        </w:rPr>
      </w:pPr>
    </w:p>
    <w:p w14:paraId="2D4E7EAF"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A) Photosystem I absorbs sunlight and splits water to release oxygen. </w:t>
      </w:r>
    </w:p>
    <w:p w14:paraId="375ED7C4"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B) Photosystem II absorbs sunlight and helps in re-energizing electrons to produce NADPH. </w:t>
      </w:r>
    </w:p>
    <w:p w14:paraId="4C885787" w14:textId="77777777" w:rsidR="00BA4807" w:rsidRPr="00572B12" w:rsidRDefault="00D8139B">
      <w:pPr>
        <w:spacing w:line="259" w:lineRule="auto"/>
        <w:rPr>
          <w:rFonts w:ascii="Times New Roman" w:hAnsi="Times New Roman" w:cs="Times New Roman"/>
          <w:sz w:val="24"/>
          <w:szCs w:val="24"/>
          <w:highlight w:val="green"/>
        </w:rPr>
      </w:pPr>
      <w:r w:rsidRPr="00572B12">
        <w:rPr>
          <w:rFonts w:ascii="Times New Roman" w:hAnsi="Times New Roman" w:cs="Times New Roman"/>
          <w:sz w:val="24"/>
          <w:szCs w:val="24"/>
          <w:highlight w:val="green"/>
        </w:rPr>
        <w:t xml:space="preserve">C) Photosystem II absorbs sunlight and produces ATP. </w:t>
      </w:r>
    </w:p>
    <w:p w14:paraId="2592A59E"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D) Photosystem I absorbs sunlight and produces ATP.</w:t>
      </w:r>
    </w:p>
    <w:p w14:paraId="05E8747F" w14:textId="77777777" w:rsidR="00BA4807" w:rsidRPr="00572B12" w:rsidRDefault="00BA4807">
      <w:pPr>
        <w:spacing w:line="259" w:lineRule="auto"/>
        <w:rPr>
          <w:rFonts w:ascii="Times New Roman" w:eastAsia="Roboto" w:hAnsi="Times New Roman" w:cs="Times New Roman"/>
          <w:color w:val="374151"/>
          <w:sz w:val="24"/>
          <w:szCs w:val="24"/>
          <w:shd w:val="clear" w:color="auto" w:fill="F7F7F8"/>
        </w:rPr>
      </w:pPr>
    </w:p>
    <w:p w14:paraId="41C9D44C" w14:textId="7C123502" w:rsidR="006C2DB3" w:rsidRPr="00572B12" w:rsidRDefault="00D8139B" w:rsidP="006C2DB3">
      <w:pPr>
        <w:spacing w:line="259" w:lineRule="auto"/>
        <w:rPr>
          <w:rFonts w:ascii="Times New Roman" w:hAnsi="Times New Roman" w:cs="Times New Roman"/>
          <w:sz w:val="24"/>
          <w:szCs w:val="24"/>
        </w:rPr>
      </w:pPr>
      <w:r w:rsidRPr="00572B12">
        <w:rPr>
          <w:rFonts w:ascii="Times New Roman" w:hAnsi="Times New Roman" w:cs="Times New Roman"/>
          <w:sz w:val="24"/>
          <w:szCs w:val="24"/>
        </w:rPr>
        <w:t>Ans</w:t>
      </w:r>
      <w:r w:rsidR="006C2DB3" w:rsidRPr="00572B12">
        <w:rPr>
          <w:rFonts w:ascii="Times New Roman" w:hAnsi="Times New Roman" w:cs="Times New Roman"/>
          <w:sz w:val="24"/>
          <w:szCs w:val="24"/>
        </w:rPr>
        <w:t xml:space="preserve">: </w:t>
      </w:r>
      <w:r w:rsidR="003D3EB3">
        <w:rPr>
          <w:rFonts w:ascii="Times New Roman" w:hAnsi="Times New Roman" w:cs="Times New Roman"/>
          <w:sz w:val="24"/>
          <w:szCs w:val="24"/>
        </w:rPr>
        <w:t>C)</w:t>
      </w:r>
      <w:ins w:id="18" w:author="Vanmathy" w:date="2023-07-17T10:48:00Z">
        <w:r w:rsidR="00867473">
          <w:rPr>
            <w:rFonts w:ascii="Times New Roman" w:hAnsi="Times New Roman" w:cs="Times New Roman"/>
            <w:sz w:val="24"/>
            <w:szCs w:val="24"/>
          </w:rPr>
          <w:t xml:space="preserve"> </w:t>
        </w:r>
      </w:ins>
      <w:r w:rsidR="006C2DB3" w:rsidRPr="00572B12">
        <w:rPr>
          <w:rFonts w:ascii="Times New Roman" w:hAnsi="Times New Roman" w:cs="Times New Roman"/>
          <w:sz w:val="24"/>
          <w:szCs w:val="24"/>
        </w:rPr>
        <w:t xml:space="preserve">Photosystem II absorbs sunlight and produces ATP. </w:t>
      </w:r>
    </w:p>
    <w:p w14:paraId="76E24F3B" w14:textId="77777777" w:rsidR="00BA4807" w:rsidRPr="00572B12" w:rsidRDefault="00BA4807">
      <w:pPr>
        <w:spacing w:line="259" w:lineRule="auto"/>
        <w:rPr>
          <w:rFonts w:ascii="Times New Roman" w:hAnsi="Times New Roman" w:cs="Times New Roman"/>
          <w:sz w:val="24"/>
          <w:szCs w:val="24"/>
        </w:rPr>
      </w:pPr>
    </w:p>
    <w:p w14:paraId="630692A7"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Explanation</w:t>
      </w:r>
      <w:r w:rsidR="006C2DB3" w:rsidRPr="00572B12">
        <w:rPr>
          <w:rFonts w:ascii="Times New Roman" w:hAnsi="Times New Roman" w:cs="Times New Roman"/>
          <w:sz w:val="24"/>
          <w:szCs w:val="24"/>
        </w:rPr>
        <w:t xml:space="preserve">: </w:t>
      </w:r>
      <w:r w:rsidRPr="00572B12">
        <w:rPr>
          <w:rFonts w:ascii="Times New Roman" w:hAnsi="Times New Roman" w:cs="Times New Roman"/>
          <w:sz w:val="24"/>
          <w:szCs w:val="24"/>
        </w:rPr>
        <w:t>Photosystem II absorbs sunlight and is responsible for producing energy in the form of ATP during the process of photosynthesis.</w:t>
      </w:r>
    </w:p>
    <w:p w14:paraId="0E34F334" w14:textId="77777777" w:rsidR="00BA4807" w:rsidRPr="00572B12" w:rsidRDefault="00BA4807">
      <w:pPr>
        <w:spacing w:line="259" w:lineRule="auto"/>
        <w:rPr>
          <w:rFonts w:ascii="Times New Roman" w:hAnsi="Times New Roman" w:cs="Times New Roman"/>
          <w:b/>
          <w:sz w:val="24"/>
          <w:szCs w:val="24"/>
        </w:rPr>
      </w:pPr>
    </w:p>
    <w:p w14:paraId="2062BFE6" w14:textId="77777777" w:rsidR="00BA4807" w:rsidRPr="00572B12" w:rsidRDefault="00BA4807">
      <w:pPr>
        <w:spacing w:line="259" w:lineRule="auto"/>
        <w:rPr>
          <w:rFonts w:ascii="Times New Roman" w:hAnsi="Times New Roman" w:cs="Times New Roman"/>
          <w:sz w:val="24"/>
          <w:szCs w:val="24"/>
        </w:rPr>
      </w:pPr>
    </w:p>
    <w:p w14:paraId="0768A244"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Q14.Which cellular structures are essential for the effective functioning of plant cells?</w:t>
      </w:r>
    </w:p>
    <w:p w14:paraId="5425B7A9" w14:textId="77777777" w:rsidR="00BA4807" w:rsidRPr="00572B12" w:rsidRDefault="00BA4807">
      <w:pPr>
        <w:spacing w:line="259" w:lineRule="auto"/>
        <w:rPr>
          <w:rFonts w:ascii="Times New Roman" w:hAnsi="Times New Roman" w:cs="Times New Roman"/>
          <w:sz w:val="24"/>
          <w:szCs w:val="24"/>
        </w:rPr>
      </w:pPr>
    </w:p>
    <w:p w14:paraId="4603A7A2"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A) Thick cell wall, small vacuole, and chloroplasts. </w:t>
      </w:r>
    </w:p>
    <w:p w14:paraId="1542D882"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B) Thin cell wall, large vacuole, and mitochondria. </w:t>
      </w:r>
    </w:p>
    <w:p w14:paraId="4078A0DC" w14:textId="77777777" w:rsidR="00BA4807" w:rsidRPr="00572B12" w:rsidRDefault="00D8139B">
      <w:pPr>
        <w:spacing w:line="259" w:lineRule="auto"/>
        <w:rPr>
          <w:rFonts w:ascii="Times New Roman" w:hAnsi="Times New Roman" w:cs="Times New Roman"/>
          <w:sz w:val="24"/>
          <w:szCs w:val="24"/>
          <w:highlight w:val="green"/>
        </w:rPr>
      </w:pPr>
      <w:r w:rsidRPr="00572B12">
        <w:rPr>
          <w:rFonts w:ascii="Times New Roman" w:hAnsi="Times New Roman" w:cs="Times New Roman"/>
          <w:sz w:val="24"/>
          <w:szCs w:val="24"/>
          <w:highlight w:val="green"/>
        </w:rPr>
        <w:t xml:space="preserve">C) Thick cell wall, large vacuole, and chloroplasts. </w:t>
      </w:r>
    </w:p>
    <w:p w14:paraId="6EBFE326"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D) Thin cell wall, mitochondria, and small vacuole</w:t>
      </w:r>
    </w:p>
    <w:p w14:paraId="527A10BB" w14:textId="77777777" w:rsidR="00BA4807" w:rsidRPr="00572B12" w:rsidRDefault="00BA4807">
      <w:pPr>
        <w:spacing w:line="259" w:lineRule="auto"/>
        <w:rPr>
          <w:rFonts w:ascii="Times New Roman" w:hAnsi="Times New Roman" w:cs="Times New Roman"/>
          <w:sz w:val="24"/>
          <w:szCs w:val="24"/>
        </w:rPr>
      </w:pPr>
    </w:p>
    <w:p w14:paraId="2FE0AD60" w14:textId="78FD6336"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Ans</w:t>
      </w:r>
      <w:r w:rsidR="006C2DB3" w:rsidRPr="00572B12">
        <w:rPr>
          <w:rFonts w:ascii="Times New Roman" w:hAnsi="Times New Roman" w:cs="Times New Roman"/>
          <w:sz w:val="24"/>
          <w:szCs w:val="24"/>
        </w:rPr>
        <w:t xml:space="preserve">: </w:t>
      </w:r>
      <w:r w:rsidR="003D3EB3">
        <w:rPr>
          <w:rFonts w:ascii="Times New Roman" w:hAnsi="Times New Roman" w:cs="Times New Roman"/>
          <w:sz w:val="24"/>
          <w:szCs w:val="24"/>
        </w:rPr>
        <w:t>C)</w:t>
      </w:r>
      <w:ins w:id="19" w:author="Vanmathy" w:date="2023-07-17T10:48:00Z">
        <w:r w:rsidR="00867473">
          <w:rPr>
            <w:rFonts w:ascii="Times New Roman" w:hAnsi="Times New Roman" w:cs="Times New Roman"/>
            <w:sz w:val="24"/>
            <w:szCs w:val="24"/>
          </w:rPr>
          <w:t xml:space="preserve"> </w:t>
        </w:r>
      </w:ins>
      <w:r w:rsidR="006C2DB3" w:rsidRPr="00572B12">
        <w:rPr>
          <w:rFonts w:ascii="Times New Roman" w:hAnsi="Times New Roman" w:cs="Times New Roman"/>
          <w:sz w:val="24"/>
          <w:szCs w:val="24"/>
        </w:rPr>
        <w:t>Thick cell wall, large vacuole, and chloroplasts.</w:t>
      </w:r>
    </w:p>
    <w:p w14:paraId="596814BD" w14:textId="77777777" w:rsidR="00BA4807" w:rsidRPr="00572B12" w:rsidRDefault="00BA4807">
      <w:pPr>
        <w:spacing w:line="259" w:lineRule="auto"/>
        <w:rPr>
          <w:rFonts w:ascii="Times New Roman" w:hAnsi="Times New Roman" w:cs="Times New Roman"/>
          <w:sz w:val="24"/>
          <w:szCs w:val="24"/>
        </w:rPr>
      </w:pPr>
    </w:p>
    <w:p w14:paraId="08F080D6"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Explanation</w:t>
      </w:r>
      <w:r w:rsidR="006C2DB3" w:rsidRPr="00572B12">
        <w:rPr>
          <w:rFonts w:ascii="Times New Roman" w:hAnsi="Times New Roman" w:cs="Times New Roman"/>
          <w:sz w:val="24"/>
          <w:szCs w:val="24"/>
        </w:rPr>
        <w:t xml:space="preserve">: </w:t>
      </w:r>
      <w:r w:rsidRPr="00572B12">
        <w:rPr>
          <w:rFonts w:ascii="Times New Roman" w:hAnsi="Times New Roman" w:cs="Times New Roman"/>
          <w:sz w:val="24"/>
          <w:szCs w:val="24"/>
        </w:rPr>
        <w:t>Plants need a thick cell wall that maintains a definite shape and structure, a large vacoule, and chloroplasts for carrying out effective functions.</w:t>
      </w:r>
    </w:p>
    <w:p w14:paraId="0D8B53FB" w14:textId="77777777" w:rsidR="00BA4807" w:rsidRPr="00572B12" w:rsidRDefault="00BA4807">
      <w:pPr>
        <w:spacing w:line="259" w:lineRule="auto"/>
        <w:rPr>
          <w:rFonts w:ascii="Times New Roman" w:hAnsi="Times New Roman" w:cs="Times New Roman"/>
          <w:b/>
          <w:sz w:val="24"/>
          <w:szCs w:val="24"/>
        </w:rPr>
      </w:pPr>
    </w:p>
    <w:p w14:paraId="35218D8A" w14:textId="77777777" w:rsidR="00BA4807" w:rsidRPr="00572B12" w:rsidRDefault="00BA4807">
      <w:pPr>
        <w:spacing w:line="259" w:lineRule="auto"/>
        <w:rPr>
          <w:rFonts w:ascii="Times New Roman" w:hAnsi="Times New Roman" w:cs="Times New Roman"/>
          <w:sz w:val="24"/>
          <w:szCs w:val="24"/>
        </w:rPr>
      </w:pPr>
    </w:p>
    <w:p w14:paraId="633FBA4D"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Q15. How is sucrose transported and utilized in plants?</w:t>
      </w:r>
    </w:p>
    <w:p w14:paraId="1EDB0DA4" w14:textId="77777777" w:rsidR="00BA4807" w:rsidRPr="00572B12" w:rsidRDefault="00BA4807">
      <w:pPr>
        <w:spacing w:line="259" w:lineRule="auto"/>
        <w:rPr>
          <w:rFonts w:ascii="Times New Roman" w:hAnsi="Times New Roman" w:cs="Times New Roman"/>
          <w:sz w:val="24"/>
          <w:szCs w:val="24"/>
        </w:rPr>
      </w:pPr>
    </w:p>
    <w:p w14:paraId="54A7151C"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A) Sucrose is synthesized from glucose by the enzyme invertase. </w:t>
      </w:r>
    </w:p>
    <w:p w14:paraId="28E1A66B" w14:textId="77777777" w:rsidR="00BA4807" w:rsidRPr="00572B12" w:rsidRDefault="00D8139B">
      <w:pPr>
        <w:spacing w:line="259" w:lineRule="auto"/>
        <w:rPr>
          <w:rFonts w:ascii="Times New Roman" w:hAnsi="Times New Roman" w:cs="Times New Roman"/>
          <w:sz w:val="24"/>
          <w:szCs w:val="24"/>
          <w:highlight w:val="green"/>
        </w:rPr>
      </w:pPr>
      <w:r w:rsidRPr="00572B12">
        <w:rPr>
          <w:rFonts w:ascii="Times New Roman" w:hAnsi="Times New Roman" w:cs="Times New Roman"/>
          <w:sz w:val="24"/>
          <w:szCs w:val="24"/>
          <w:highlight w:val="green"/>
        </w:rPr>
        <w:t xml:space="preserve">B) Sucrose is unloaded from the phloem into sink tissues for energy utilization. </w:t>
      </w:r>
    </w:p>
    <w:p w14:paraId="73BA2924"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C) Sucrose is broken down into glucose and fructose by the enzyme sucrose synthase. </w:t>
      </w:r>
    </w:p>
    <w:p w14:paraId="47C934DA"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D) Sucrose is transported into the sieve tubes of phloem through active transport mechanisms.</w:t>
      </w:r>
    </w:p>
    <w:p w14:paraId="0CFD62E5" w14:textId="77777777" w:rsidR="00BA4807" w:rsidRPr="00572B12" w:rsidRDefault="00BA4807">
      <w:pPr>
        <w:spacing w:line="259" w:lineRule="auto"/>
        <w:rPr>
          <w:rFonts w:ascii="Times New Roman" w:hAnsi="Times New Roman" w:cs="Times New Roman"/>
          <w:sz w:val="24"/>
          <w:szCs w:val="24"/>
        </w:rPr>
      </w:pPr>
    </w:p>
    <w:p w14:paraId="6FC79A8B" w14:textId="286B85A5"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lastRenderedPageBreak/>
        <w:t>Ans</w:t>
      </w:r>
      <w:r w:rsidR="006C2DB3" w:rsidRPr="00572B12">
        <w:rPr>
          <w:rFonts w:ascii="Times New Roman" w:hAnsi="Times New Roman" w:cs="Times New Roman"/>
          <w:sz w:val="24"/>
          <w:szCs w:val="24"/>
        </w:rPr>
        <w:t xml:space="preserve">: </w:t>
      </w:r>
      <w:r w:rsidR="003D3EB3">
        <w:rPr>
          <w:rFonts w:ascii="Times New Roman" w:hAnsi="Times New Roman" w:cs="Times New Roman"/>
          <w:sz w:val="24"/>
          <w:szCs w:val="24"/>
        </w:rPr>
        <w:t xml:space="preserve">B) </w:t>
      </w:r>
      <w:r w:rsidR="006C2DB3" w:rsidRPr="00572B12">
        <w:rPr>
          <w:rFonts w:ascii="Times New Roman" w:hAnsi="Times New Roman" w:cs="Times New Roman"/>
          <w:sz w:val="24"/>
          <w:szCs w:val="24"/>
        </w:rPr>
        <w:t>Sucrose is unloaded from the phloem into sink tissues for energy utilization.</w:t>
      </w:r>
    </w:p>
    <w:p w14:paraId="5780BEE8"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Explanation</w:t>
      </w:r>
      <w:r w:rsidR="006C2DB3" w:rsidRPr="00572B12">
        <w:rPr>
          <w:rFonts w:ascii="Times New Roman" w:hAnsi="Times New Roman" w:cs="Times New Roman"/>
          <w:sz w:val="24"/>
          <w:szCs w:val="24"/>
        </w:rPr>
        <w:t xml:space="preserve">: </w:t>
      </w:r>
      <w:r w:rsidRPr="00572B12">
        <w:rPr>
          <w:rFonts w:ascii="Times New Roman" w:hAnsi="Times New Roman" w:cs="Times New Roman"/>
          <w:sz w:val="24"/>
          <w:szCs w:val="24"/>
        </w:rPr>
        <w:t>Sucrose is transported via the phloem and unloaded into sink tissues for utilization as an energy source.</w:t>
      </w:r>
    </w:p>
    <w:p w14:paraId="0128A03A" w14:textId="77777777" w:rsidR="00BA4807" w:rsidRPr="00572B12" w:rsidRDefault="00BA4807">
      <w:pPr>
        <w:spacing w:line="259" w:lineRule="auto"/>
        <w:rPr>
          <w:rFonts w:ascii="Times New Roman" w:hAnsi="Times New Roman" w:cs="Times New Roman"/>
          <w:b/>
          <w:sz w:val="24"/>
          <w:szCs w:val="24"/>
        </w:rPr>
      </w:pPr>
    </w:p>
    <w:p w14:paraId="0E9791A9" w14:textId="77777777" w:rsidR="00BA4807" w:rsidRPr="00572B12" w:rsidRDefault="00BA4807">
      <w:pPr>
        <w:spacing w:line="259" w:lineRule="auto"/>
        <w:rPr>
          <w:rFonts w:ascii="Times New Roman" w:hAnsi="Times New Roman" w:cs="Times New Roman"/>
          <w:sz w:val="24"/>
          <w:szCs w:val="24"/>
        </w:rPr>
      </w:pPr>
    </w:p>
    <w:p w14:paraId="67BBC9E6"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Q16. What is the main function of stomata in leaf structure and arrangement?</w:t>
      </w:r>
    </w:p>
    <w:p w14:paraId="2A3D692A" w14:textId="77777777" w:rsidR="00BA4807" w:rsidRPr="00572B12" w:rsidRDefault="00BA4807">
      <w:pPr>
        <w:spacing w:line="259" w:lineRule="auto"/>
        <w:rPr>
          <w:rFonts w:ascii="Times New Roman" w:hAnsi="Times New Roman" w:cs="Times New Roman"/>
          <w:sz w:val="24"/>
          <w:szCs w:val="24"/>
        </w:rPr>
      </w:pPr>
    </w:p>
    <w:p w14:paraId="10F841EF" w14:textId="77777777" w:rsidR="006C2DB3" w:rsidRPr="00572B12" w:rsidRDefault="006C2DB3" w:rsidP="006C2DB3">
      <w:pPr>
        <w:spacing w:line="259" w:lineRule="auto"/>
        <w:rPr>
          <w:rFonts w:ascii="Times New Roman" w:hAnsi="Times New Roman" w:cs="Times New Roman"/>
          <w:sz w:val="24"/>
          <w:szCs w:val="24"/>
        </w:rPr>
      </w:pPr>
      <w:r w:rsidRPr="00572B12">
        <w:rPr>
          <w:rFonts w:ascii="Times New Roman" w:hAnsi="Times New Roman" w:cs="Times New Roman"/>
          <w:sz w:val="24"/>
          <w:szCs w:val="24"/>
        </w:rPr>
        <w:t>A) Stomata in leaf structure and arrangement primarily serve the function of protecting against pathogens.</w:t>
      </w:r>
    </w:p>
    <w:p w14:paraId="1F0620DA" w14:textId="77777777" w:rsidR="006C2DB3" w:rsidRPr="00572B12" w:rsidRDefault="006C2DB3" w:rsidP="006C2DB3">
      <w:pPr>
        <w:spacing w:line="259" w:lineRule="auto"/>
        <w:rPr>
          <w:rFonts w:ascii="Times New Roman" w:hAnsi="Times New Roman" w:cs="Times New Roman"/>
          <w:sz w:val="24"/>
          <w:szCs w:val="24"/>
        </w:rPr>
      </w:pPr>
    </w:p>
    <w:p w14:paraId="4927196C" w14:textId="77777777" w:rsidR="006C2DB3" w:rsidRPr="00572B12" w:rsidRDefault="006C2DB3" w:rsidP="006C2DB3">
      <w:pPr>
        <w:spacing w:line="259" w:lineRule="auto"/>
        <w:rPr>
          <w:rFonts w:ascii="Times New Roman" w:hAnsi="Times New Roman" w:cs="Times New Roman"/>
          <w:sz w:val="24"/>
          <w:szCs w:val="24"/>
        </w:rPr>
      </w:pPr>
      <w:r w:rsidRPr="00572B12">
        <w:rPr>
          <w:rFonts w:ascii="Times New Roman" w:hAnsi="Times New Roman" w:cs="Times New Roman"/>
          <w:sz w:val="24"/>
          <w:szCs w:val="24"/>
        </w:rPr>
        <w:t>B) Stomata in leaf structure and arrangement primarily serve the function of absorbing water and minerals.</w:t>
      </w:r>
    </w:p>
    <w:p w14:paraId="7C070FFC" w14:textId="77777777" w:rsidR="006C2DB3" w:rsidRPr="00572B12" w:rsidRDefault="006C2DB3" w:rsidP="006C2DB3">
      <w:pPr>
        <w:spacing w:line="259" w:lineRule="auto"/>
        <w:rPr>
          <w:rFonts w:ascii="Times New Roman" w:hAnsi="Times New Roman" w:cs="Times New Roman"/>
          <w:sz w:val="24"/>
          <w:szCs w:val="24"/>
        </w:rPr>
      </w:pPr>
    </w:p>
    <w:p w14:paraId="35FD28E3" w14:textId="77777777" w:rsidR="006C2DB3" w:rsidRPr="00572B12" w:rsidRDefault="006C2DB3" w:rsidP="006C2DB3">
      <w:pPr>
        <w:spacing w:line="259" w:lineRule="auto"/>
        <w:rPr>
          <w:rFonts w:ascii="Times New Roman" w:hAnsi="Times New Roman" w:cs="Times New Roman"/>
          <w:sz w:val="24"/>
          <w:szCs w:val="24"/>
        </w:rPr>
      </w:pPr>
      <w:r w:rsidRPr="00572B12">
        <w:rPr>
          <w:rFonts w:ascii="Times New Roman" w:hAnsi="Times New Roman" w:cs="Times New Roman"/>
          <w:sz w:val="24"/>
          <w:szCs w:val="24"/>
          <w:highlight w:val="green"/>
        </w:rPr>
        <w:t>C) Stomata in leaf structure and arrangement primarily serve the function of regulating gas exchange.</w:t>
      </w:r>
    </w:p>
    <w:p w14:paraId="4C166D7F" w14:textId="77777777" w:rsidR="006C2DB3" w:rsidRPr="00572B12" w:rsidRDefault="006C2DB3" w:rsidP="006C2DB3">
      <w:pPr>
        <w:spacing w:line="259" w:lineRule="auto"/>
        <w:rPr>
          <w:rFonts w:ascii="Times New Roman" w:hAnsi="Times New Roman" w:cs="Times New Roman"/>
          <w:sz w:val="24"/>
          <w:szCs w:val="24"/>
        </w:rPr>
      </w:pPr>
    </w:p>
    <w:p w14:paraId="13738398" w14:textId="77777777" w:rsidR="00BA4807" w:rsidRPr="00572B12" w:rsidRDefault="006C2DB3" w:rsidP="006C2DB3">
      <w:pPr>
        <w:spacing w:line="259" w:lineRule="auto"/>
        <w:rPr>
          <w:rFonts w:ascii="Times New Roman" w:hAnsi="Times New Roman" w:cs="Times New Roman"/>
          <w:sz w:val="24"/>
          <w:szCs w:val="24"/>
        </w:rPr>
      </w:pPr>
      <w:r w:rsidRPr="00572B12">
        <w:rPr>
          <w:rFonts w:ascii="Times New Roman" w:hAnsi="Times New Roman" w:cs="Times New Roman"/>
          <w:sz w:val="24"/>
          <w:szCs w:val="24"/>
        </w:rPr>
        <w:t>D) Stomata in leaf structure and arrangement do not have the main function of storing nutrients.</w:t>
      </w:r>
    </w:p>
    <w:p w14:paraId="518C2B9E" w14:textId="77777777" w:rsidR="00BA4807" w:rsidRPr="00572B12" w:rsidRDefault="00BA4807">
      <w:pPr>
        <w:spacing w:line="259" w:lineRule="auto"/>
        <w:rPr>
          <w:rFonts w:ascii="Times New Roman" w:hAnsi="Times New Roman" w:cs="Times New Roman"/>
          <w:sz w:val="24"/>
          <w:szCs w:val="24"/>
        </w:rPr>
      </w:pPr>
    </w:p>
    <w:p w14:paraId="09723E98" w14:textId="6B4A7146"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Ans</w:t>
      </w:r>
      <w:r w:rsidR="006C2DB3" w:rsidRPr="00572B12">
        <w:rPr>
          <w:rFonts w:ascii="Times New Roman" w:hAnsi="Times New Roman" w:cs="Times New Roman"/>
          <w:sz w:val="24"/>
          <w:szCs w:val="24"/>
        </w:rPr>
        <w:t xml:space="preserve">: </w:t>
      </w:r>
      <w:r w:rsidR="003D3EB3">
        <w:rPr>
          <w:rFonts w:ascii="Times New Roman" w:hAnsi="Times New Roman" w:cs="Times New Roman"/>
          <w:sz w:val="24"/>
          <w:szCs w:val="24"/>
        </w:rPr>
        <w:t xml:space="preserve">C) </w:t>
      </w:r>
      <w:r w:rsidR="006C2DB3" w:rsidRPr="00572B12">
        <w:rPr>
          <w:rFonts w:ascii="Times New Roman" w:hAnsi="Times New Roman" w:cs="Times New Roman"/>
          <w:sz w:val="24"/>
          <w:szCs w:val="24"/>
        </w:rPr>
        <w:t>Stomata in leaf structure and arrangement primarily serve the function of regulating gas exchange.</w:t>
      </w:r>
    </w:p>
    <w:p w14:paraId="7ED7F9CC" w14:textId="77777777" w:rsidR="00BA4807" w:rsidRPr="00572B12" w:rsidRDefault="00BA4807">
      <w:pPr>
        <w:spacing w:line="259" w:lineRule="auto"/>
        <w:rPr>
          <w:rFonts w:ascii="Times New Roman" w:hAnsi="Times New Roman" w:cs="Times New Roman"/>
          <w:sz w:val="24"/>
          <w:szCs w:val="24"/>
        </w:rPr>
      </w:pPr>
    </w:p>
    <w:p w14:paraId="3E970A3C"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Explanation</w:t>
      </w:r>
      <w:r w:rsidR="006C2DB3" w:rsidRPr="00572B12">
        <w:rPr>
          <w:rFonts w:ascii="Times New Roman" w:hAnsi="Times New Roman" w:cs="Times New Roman"/>
          <w:sz w:val="24"/>
          <w:szCs w:val="24"/>
        </w:rPr>
        <w:t xml:space="preserve">: </w:t>
      </w:r>
      <w:r w:rsidRPr="00572B12">
        <w:rPr>
          <w:rFonts w:ascii="Times New Roman" w:hAnsi="Times New Roman" w:cs="Times New Roman"/>
          <w:sz w:val="24"/>
          <w:szCs w:val="24"/>
        </w:rPr>
        <w:t>The main function of stomata is to regulate the amount of gaseous exchange which aids in the process of photosynthesis and respiration.</w:t>
      </w:r>
    </w:p>
    <w:p w14:paraId="437074D7" w14:textId="77777777" w:rsidR="00BA4807" w:rsidRPr="00572B12" w:rsidRDefault="00BA4807">
      <w:pPr>
        <w:spacing w:line="259" w:lineRule="auto"/>
        <w:rPr>
          <w:rFonts w:ascii="Times New Roman" w:hAnsi="Times New Roman" w:cs="Times New Roman"/>
          <w:b/>
          <w:sz w:val="24"/>
          <w:szCs w:val="24"/>
        </w:rPr>
      </w:pPr>
    </w:p>
    <w:p w14:paraId="4C3F3C2A" w14:textId="77777777" w:rsidR="00BA4807" w:rsidRPr="00572B12" w:rsidRDefault="00BA4807">
      <w:pPr>
        <w:spacing w:line="259" w:lineRule="auto"/>
        <w:rPr>
          <w:rFonts w:ascii="Times New Roman" w:hAnsi="Times New Roman" w:cs="Times New Roman"/>
          <w:sz w:val="24"/>
          <w:szCs w:val="24"/>
        </w:rPr>
      </w:pPr>
    </w:p>
    <w:p w14:paraId="30F3EBDA"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Q17. In lactic acid fermentation, during the absence of oxygen, glucose is converted into which compound?</w:t>
      </w:r>
    </w:p>
    <w:p w14:paraId="18ABE6CF" w14:textId="77777777" w:rsidR="00BA4807" w:rsidRPr="00572B12" w:rsidRDefault="00BA4807">
      <w:pPr>
        <w:spacing w:line="259" w:lineRule="auto"/>
        <w:rPr>
          <w:rFonts w:ascii="Times New Roman" w:hAnsi="Times New Roman" w:cs="Times New Roman"/>
          <w:sz w:val="24"/>
          <w:szCs w:val="24"/>
          <w:highlight w:val="green"/>
        </w:rPr>
      </w:pPr>
    </w:p>
    <w:p w14:paraId="15C25A29" w14:textId="77777777" w:rsidR="00BA4807" w:rsidRPr="00572B12" w:rsidRDefault="00D8139B">
      <w:pPr>
        <w:spacing w:line="259" w:lineRule="auto"/>
        <w:rPr>
          <w:rFonts w:ascii="Times New Roman" w:hAnsi="Times New Roman" w:cs="Times New Roman"/>
          <w:sz w:val="24"/>
          <w:szCs w:val="24"/>
          <w:highlight w:val="green"/>
        </w:rPr>
      </w:pPr>
      <w:r w:rsidRPr="00572B12">
        <w:rPr>
          <w:rFonts w:ascii="Times New Roman" w:hAnsi="Times New Roman" w:cs="Times New Roman"/>
          <w:sz w:val="24"/>
          <w:szCs w:val="24"/>
          <w:highlight w:val="green"/>
        </w:rPr>
        <w:t xml:space="preserve">A) Pyruvate through glycolysis, and then into lactic acid </w:t>
      </w:r>
    </w:p>
    <w:p w14:paraId="5C098AE5"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B) Ethanol through glycolysis, and then into lactic acid </w:t>
      </w:r>
    </w:p>
    <w:p w14:paraId="75224F46"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C) Carbon dioxide through glycolysis, and then into lactic acid </w:t>
      </w:r>
    </w:p>
    <w:p w14:paraId="404839B3"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D) Pyruvate through Krebs cycle, and then into lactic acid</w:t>
      </w:r>
    </w:p>
    <w:p w14:paraId="2DDA58E0" w14:textId="77777777" w:rsidR="00BA4807" w:rsidRPr="00572B12" w:rsidRDefault="00BA4807">
      <w:pPr>
        <w:spacing w:line="259" w:lineRule="auto"/>
        <w:rPr>
          <w:rFonts w:ascii="Times New Roman" w:hAnsi="Times New Roman" w:cs="Times New Roman"/>
          <w:sz w:val="24"/>
          <w:szCs w:val="24"/>
        </w:rPr>
      </w:pPr>
    </w:p>
    <w:p w14:paraId="2C9062D7" w14:textId="450DB390"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Ans</w:t>
      </w:r>
      <w:r w:rsidR="006C2DB3" w:rsidRPr="00572B12">
        <w:rPr>
          <w:rFonts w:ascii="Times New Roman" w:hAnsi="Times New Roman" w:cs="Times New Roman"/>
          <w:sz w:val="24"/>
          <w:szCs w:val="24"/>
        </w:rPr>
        <w:t xml:space="preserve">: </w:t>
      </w:r>
      <w:r w:rsidR="003D3EB3">
        <w:rPr>
          <w:rFonts w:ascii="Times New Roman" w:hAnsi="Times New Roman" w:cs="Times New Roman"/>
          <w:sz w:val="24"/>
          <w:szCs w:val="24"/>
        </w:rPr>
        <w:t xml:space="preserve">A) </w:t>
      </w:r>
      <w:r w:rsidR="006C2DB3" w:rsidRPr="00572B12">
        <w:rPr>
          <w:rFonts w:ascii="Times New Roman" w:hAnsi="Times New Roman" w:cs="Times New Roman"/>
          <w:sz w:val="24"/>
          <w:szCs w:val="24"/>
        </w:rPr>
        <w:t>Pyruvate through glycolysis, and then into lactic acid</w:t>
      </w:r>
    </w:p>
    <w:p w14:paraId="3A2CA74D" w14:textId="77777777" w:rsidR="00BA4807" w:rsidRPr="00572B12" w:rsidRDefault="00BA4807">
      <w:pPr>
        <w:spacing w:line="259" w:lineRule="auto"/>
        <w:rPr>
          <w:rFonts w:ascii="Times New Roman" w:hAnsi="Times New Roman" w:cs="Times New Roman"/>
          <w:sz w:val="24"/>
          <w:szCs w:val="24"/>
        </w:rPr>
      </w:pPr>
    </w:p>
    <w:p w14:paraId="5E1AFC9A"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Explanation</w:t>
      </w:r>
      <w:r w:rsidR="006C2DB3" w:rsidRPr="00572B12">
        <w:rPr>
          <w:rFonts w:ascii="Times New Roman" w:hAnsi="Times New Roman" w:cs="Times New Roman"/>
          <w:sz w:val="24"/>
          <w:szCs w:val="24"/>
        </w:rPr>
        <w:t xml:space="preserve">: </w:t>
      </w:r>
      <w:r w:rsidRPr="00572B12">
        <w:rPr>
          <w:rFonts w:ascii="Times New Roman" w:hAnsi="Times New Roman" w:cs="Times New Roman"/>
          <w:sz w:val="24"/>
          <w:szCs w:val="24"/>
        </w:rPr>
        <w:t>In the absence of enough oxygen, plants undergo lactic acid fermentation in which glucose is converted into pyruvate through the process of glycolysis.</w:t>
      </w:r>
    </w:p>
    <w:p w14:paraId="4C5992A9" w14:textId="77777777" w:rsidR="00BA4807" w:rsidRPr="00572B12" w:rsidRDefault="00BA4807">
      <w:pPr>
        <w:spacing w:line="259" w:lineRule="auto"/>
        <w:rPr>
          <w:rFonts w:ascii="Times New Roman" w:hAnsi="Times New Roman" w:cs="Times New Roman"/>
          <w:b/>
          <w:sz w:val="24"/>
          <w:szCs w:val="24"/>
        </w:rPr>
      </w:pPr>
    </w:p>
    <w:p w14:paraId="235C3AC2" w14:textId="77777777" w:rsidR="00BA4807" w:rsidRPr="00572B12" w:rsidRDefault="00BA4807">
      <w:pPr>
        <w:spacing w:line="259" w:lineRule="auto"/>
        <w:rPr>
          <w:rFonts w:ascii="Times New Roman" w:hAnsi="Times New Roman" w:cs="Times New Roman"/>
          <w:sz w:val="24"/>
          <w:szCs w:val="24"/>
        </w:rPr>
      </w:pPr>
    </w:p>
    <w:p w14:paraId="2446E464"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Q18. Which of the following cells in the leaf contain chloroplasts responsible for photosynthesis?</w:t>
      </w:r>
    </w:p>
    <w:p w14:paraId="4EB4A7D8" w14:textId="77777777" w:rsidR="00BA4807" w:rsidRPr="00572B12" w:rsidRDefault="00BA4807">
      <w:pPr>
        <w:spacing w:line="259" w:lineRule="auto"/>
        <w:rPr>
          <w:rFonts w:ascii="Times New Roman" w:hAnsi="Times New Roman" w:cs="Times New Roman"/>
          <w:sz w:val="24"/>
          <w:szCs w:val="24"/>
        </w:rPr>
      </w:pPr>
    </w:p>
    <w:p w14:paraId="0397E94E"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A) The epidermal cells of the leaf </w:t>
      </w:r>
    </w:p>
    <w:p w14:paraId="75DE1506"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B) The stomatal cells on the lower surface of the leaf </w:t>
      </w:r>
    </w:p>
    <w:p w14:paraId="63D97027" w14:textId="77777777" w:rsidR="00BA4807" w:rsidRPr="00572B12" w:rsidRDefault="00D8139B">
      <w:pPr>
        <w:spacing w:line="259" w:lineRule="auto"/>
        <w:rPr>
          <w:rFonts w:ascii="Times New Roman" w:hAnsi="Times New Roman" w:cs="Times New Roman"/>
          <w:sz w:val="24"/>
          <w:szCs w:val="24"/>
          <w:highlight w:val="green"/>
        </w:rPr>
      </w:pPr>
      <w:r w:rsidRPr="00572B12">
        <w:rPr>
          <w:rFonts w:ascii="Times New Roman" w:hAnsi="Times New Roman" w:cs="Times New Roman"/>
          <w:sz w:val="24"/>
          <w:szCs w:val="24"/>
          <w:highlight w:val="green"/>
        </w:rPr>
        <w:t xml:space="preserve">C) The mesophyll cells of the leaf </w:t>
      </w:r>
    </w:p>
    <w:p w14:paraId="27B07471"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lastRenderedPageBreak/>
        <w:t>D) The vascular cells within the leaf</w:t>
      </w:r>
    </w:p>
    <w:p w14:paraId="376FD896" w14:textId="77777777" w:rsidR="00BA4807" w:rsidRPr="00572B12" w:rsidRDefault="00BA4807">
      <w:pPr>
        <w:spacing w:line="259" w:lineRule="auto"/>
        <w:rPr>
          <w:rFonts w:ascii="Times New Roman" w:hAnsi="Times New Roman" w:cs="Times New Roman"/>
          <w:sz w:val="24"/>
          <w:szCs w:val="24"/>
        </w:rPr>
      </w:pPr>
    </w:p>
    <w:p w14:paraId="58D4BB8C" w14:textId="04AFB014"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Ans</w:t>
      </w:r>
      <w:r w:rsidR="006C2DB3" w:rsidRPr="00572B12">
        <w:rPr>
          <w:rFonts w:ascii="Times New Roman" w:hAnsi="Times New Roman" w:cs="Times New Roman"/>
          <w:sz w:val="24"/>
          <w:szCs w:val="24"/>
        </w:rPr>
        <w:t xml:space="preserve">: </w:t>
      </w:r>
      <w:r w:rsidR="003D3EB3">
        <w:rPr>
          <w:rFonts w:ascii="Times New Roman" w:hAnsi="Times New Roman" w:cs="Times New Roman"/>
          <w:sz w:val="24"/>
          <w:szCs w:val="24"/>
        </w:rPr>
        <w:t xml:space="preserve">C) </w:t>
      </w:r>
      <w:r w:rsidR="006C2DB3" w:rsidRPr="00572B12">
        <w:rPr>
          <w:rFonts w:ascii="Times New Roman" w:hAnsi="Times New Roman" w:cs="Times New Roman"/>
          <w:sz w:val="24"/>
          <w:szCs w:val="24"/>
        </w:rPr>
        <w:t>The mesophyll cells of the leaf</w:t>
      </w:r>
    </w:p>
    <w:p w14:paraId="742BC784"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Explanation</w:t>
      </w:r>
      <w:r w:rsidR="006C2DB3" w:rsidRPr="00572B12">
        <w:rPr>
          <w:rFonts w:ascii="Times New Roman" w:hAnsi="Times New Roman" w:cs="Times New Roman"/>
          <w:sz w:val="24"/>
          <w:szCs w:val="24"/>
        </w:rPr>
        <w:t xml:space="preserve">: </w:t>
      </w:r>
      <w:r w:rsidRPr="00572B12">
        <w:rPr>
          <w:rFonts w:ascii="Times New Roman" w:hAnsi="Times New Roman" w:cs="Times New Roman"/>
          <w:sz w:val="24"/>
          <w:szCs w:val="24"/>
        </w:rPr>
        <w:t xml:space="preserve"> Chloroplasts is present in the mesophyll cells of the leaf which carries out the function of photosynthesis.</w:t>
      </w:r>
    </w:p>
    <w:p w14:paraId="4E92151A" w14:textId="77777777" w:rsidR="00BA4807" w:rsidRPr="00572B12" w:rsidRDefault="00BA4807">
      <w:pPr>
        <w:spacing w:line="259" w:lineRule="auto"/>
        <w:rPr>
          <w:rFonts w:ascii="Times New Roman" w:hAnsi="Times New Roman" w:cs="Times New Roman"/>
          <w:b/>
          <w:sz w:val="24"/>
          <w:szCs w:val="24"/>
        </w:rPr>
      </w:pPr>
    </w:p>
    <w:p w14:paraId="554073EA" w14:textId="77777777" w:rsidR="00BA4807" w:rsidRPr="00572B12" w:rsidRDefault="00BA4807">
      <w:pPr>
        <w:spacing w:line="259" w:lineRule="auto"/>
        <w:rPr>
          <w:rFonts w:ascii="Times New Roman" w:hAnsi="Times New Roman" w:cs="Times New Roman"/>
          <w:sz w:val="24"/>
          <w:szCs w:val="24"/>
        </w:rPr>
      </w:pPr>
    </w:p>
    <w:p w14:paraId="24ABC04F"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 xml:space="preserve">Q19.Assertion: Photosystem II is responsible for splitting water and generating ATP in photosynthesis. </w:t>
      </w:r>
    </w:p>
    <w:p w14:paraId="6BFD6A8B" w14:textId="77777777" w:rsidR="00BA4807" w:rsidRPr="00572B12" w:rsidRDefault="00BA4807">
      <w:pPr>
        <w:spacing w:line="259" w:lineRule="auto"/>
        <w:rPr>
          <w:rFonts w:ascii="Times New Roman" w:hAnsi="Times New Roman" w:cs="Times New Roman"/>
          <w:sz w:val="24"/>
          <w:szCs w:val="24"/>
        </w:rPr>
      </w:pPr>
    </w:p>
    <w:p w14:paraId="73ED3A26"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Reasoning: Photosystem II absorbs sunlight and energizes electrons, which are transferred through an electron transport chain, resulting in ATP production.</w:t>
      </w:r>
    </w:p>
    <w:p w14:paraId="6EDCB41F" w14:textId="77777777" w:rsidR="00BA4807" w:rsidRPr="00572B12" w:rsidRDefault="00BA4807">
      <w:pPr>
        <w:spacing w:line="259" w:lineRule="auto"/>
        <w:rPr>
          <w:rFonts w:ascii="Times New Roman" w:hAnsi="Times New Roman" w:cs="Times New Roman"/>
          <w:sz w:val="24"/>
          <w:szCs w:val="24"/>
        </w:rPr>
      </w:pPr>
    </w:p>
    <w:p w14:paraId="23F6EDE4" w14:textId="1F2D1857" w:rsidR="00BA4807" w:rsidRPr="00572B12" w:rsidRDefault="003D3EB3">
      <w:pPr>
        <w:spacing w:line="259" w:lineRule="auto"/>
        <w:rPr>
          <w:rFonts w:ascii="Times New Roman" w:hAnsi="Times New Roman" w:cs="Times New Roman"/>
          <w:sz w:val="24"/>
          <w:szCs w:val="24"/>
          <w:highlight w:val="green"/>
        </w:rPr>
      </w:pPr>
      <w:r>
        <w:rPr>
          <w:rFonts w:ascii="Times New Roman" w:hAnsi="Times New Roman" w:cs="Times New Roman"/>
          <w:sz w:val="24"/>
          <w:szCs w:val="24"/>
          <w:highlight w:val="green"/>
        </w:rPr>
        <w:t>A</w:t>
      </w:r>
      <w:r w:rsidR="00D8139B" w:rsidRPr="00572B12">
        <w:rPr>
          <w:rFonts w:ascii="Times New Roman" w:hAnsi="Times New Roman" w:cs="Times New Roman"/>
          <w:sz w:val="24"/>
          <w:szCs w:val="24"/>
          <w:highlight w:val="green"/>
        </w:rPr>
        <w:t xml:space="preserve">) Both the assertion and reasoning are correct, and the reasoning correctly explains the assertion. </w:t>
      </w:r>
    </w:p>
    <w:p w14:paraId="53111B91" w14:textId="736F0E99" w:rsidR="00BA4807" w:rsidRPr="00572B12" w:rsidRDefault="003D3EB3">
      <w:pPr>
        <w:spacing w:line="259" w:lineRule="auto"/>
        <w:rPr>
          <w:rFonts w:ascii="Times New Roman" w:hAnsi="Times New Roman" w:cs="Times New Roman"/>
          <w:sz w:val="24"/>
          <w:szCs w:val="24"/>
        </w:rPr>
      </w:pPr>
      <w:r>
        <w:rPr>
          <w:rFonts w:ascii="Times New Roman" w:hAnsi="Times New Roman" w:cs="Times New Roman"/>
          <w:sz w:val="24"/>
          <w:szCs w:val="24"/>
        </w:rPr>
        <w:t>B</w:t>
      </w:r>
      <w:commentRangeStart w:id="20"/>
      <w:r w:rsidR="00D8139B" w:rsidRPr="00572B12">
        <w:rPr>
          <w:rFonts w:ascii="Times New Roman" w:hAnsi="Times New Roman" w:cs="Times New Roman"/>
          <w:sz w:val="24"/>
          <w:szCs w:val="24"/>
        </w:rPr>
        <w:t>)</w:t>
      </w:r>
      <w:commentRangeEnd w:id="20"/>
      <w:r w:rsidR="00867473">
        <w:rPr>
          <w:rStyle w:val="CommentReference"/>
        </w:rPr>
        <w:commentReference w:id="20"/>
      </w:r>
      <w:r w:rsidR="00D8139B" w:rsidRPr="00572B12">
        <w:rPr>
          <w:rFonts w:ascii="Times New Roman" w:hAnsi="Times New Roman" w:cs="Times New Roman"/>
          <w:sz w:val="24"/>
          <w:szCs w:val="24"/>
        </w:rPr>
        <w:t xml:space="preserve"> Both the assertion and reasoning are correct, but the reasoning does not correctly explain the assertion. </w:t>
      </w:r>
    </w:p>
    <w:p w14:paraId="525B7E6A" w14:textId="5D896C37" w:rsidR="00BA4807" w:rsidRPr="00572B12" w:rsidRDefault="003D3EB3">
      <w:pPr>
        <w:spacing w:line="259" w:lineRule="auto"/>
        <w:rPr>
          <w:rFonts w:ascii="Times New Roman" w:hAnsi="Times New Roman" w:cs="Times New Roman"/>
          <w:sz w:val="24"/>
          <w:szCs w:val="24"/>
        </w:rPr>
      </w:pPr>
      <w:r>
        <w:rPr>
          <w:rFonts w:ascii="Times New Roman" w:hAnsi="Times New Roman" w:cs="Times New Roman"/>
          <w:sz w:val="24"/>
          <w:szCs w:val="24"/>
        </w:rPr>
        <w:t>C</w:t>
      </w:r>
      <w:r w:rsidR="00D8139B" w:rsidRPr="00572B12">
        <w:rPr>
          <w:rFonts w:ascii="Times New Roman" w:hAnsi="Times New Roman" w:cs="Times New Roman"/>
          <w:sz w:val="24"/>
          <w:szCs w:val="24"/>
        </w:rPr>
        <w:t xml:space="preserve">) The assertion is correct, but the reasoning is incorrect. </w:t>
      </w:r>
    </w:p>
    <w:p w14:paraId="1B0D8233" w14:textId="112E5F6F" w:rsidR="00BA4807" w:rsidRPr="00572B12" w:rsidRDefault="003D3EB3">
      <w:pPr>
        <w:spacing w:line="259" w:lineRule="auto"/>
        <w:rPr>
          <w:rFonts w:ascii="Times New Roman" w:hAnsi="Times New Roman" w:cs="Times New Roman"/>
          <w:sz w:val="24"/>
          <w:szCs w:val="24"/>
        </w:rPr>
      </w:pPr>
      <w:r>
        <w:rPr>
          <w:rFonts w:ascii="Times New Roman" w:hAnsi="Times New Roman" w:cs="Times New Roman"/>
          <w:sz w:val="24"/>
          <w:szCs w:val="24"/>
        </w:rPr>
        <w:t>D</w:t>
      </w:r>
      <w:r w:rsidR="00D8139B" w:rsidRPr="00572B12">
        <w:rPr>
          <w:rFonts w:ascii="Times New Roman" w:hAnsi="Times New Roman" w:cs="Times New Roman"/>
          <w:sz w:val="24"/>
          <w:szCs w:val="24"/>
        </w:rPr>
        <w:t>) The assertion is incorrect, but the reasoning is correct.</w:t>
      </w:r>
    </w:p>
    <w:p w14:paraId="7048A243" w14:textId="77777777" w:rsidR="00BA4807" w:rsidRPr="00572B12" w:rsidRDefault="00BA4807">
      <w:pPr>
        <w:spacing w:line="259" w:lineRule="auto"/>
        <w:rPr>
          <w:rFonts w:ascii="Times New Roman" w:hAnsi="Times New Roman" w:cs="Times New Roman"/>
          <w:sz w:val="24"/>
          <w:szCs w:val="24"/>
        </w:rPr>
      </w:pPr>
    </w:p>
    <w:p w14:paraId="2D85C5F9" w14:textId="75ADDA10" w:rsidR="00BA4807" w:rsidRPr="00572B12" w:rsidRDefault="00D8139B">
      <w:pPr>
        <w:spacing w:line="259" w:lineRule="auto"/>
        <w:rPr>
          <w:rFonts w:ascii="Times New Roman" w:hAnsi="Times New Roman" w:cs="Times New Roman"/>
          <w:sz w:val="24"/>
          <w:szCs w:val="24"/>
        </w:rPr>
      </w:pPr>
      <w:commentRangeStart w:id="21"/>
      <w:commentRangeStart w:id="22"/>
      <w:r w:rsidRPr="00572B12">
        <w:rPr>
          <w:rFonts w:ascii="Times New Roman" w:hAnsi="Times New Roman" w:cs="Times New Roman"/>
          <w:sz w:val="24"/>
          <w:szCs w:val="24"/>
        </w:rPr>
        <w:t>Ans</w:t>
      </w:r>
      <w:r w:rsidR="006C2DB3" w:rsidRPr="00572B12">
        <w:rPr>
          <w:rFonts w:ascii="Times New Roman" w:hAnsi="Times New Roman" w:cs="Times New Roman"/>
          <w:sz w:val="24"/>
          <w:szCs w:val="24"/>
        </w:rPr>
        <w:t xml:space="preserve">: </w:t>
      </w:r>
      <w:r w:rsidR="003D3EB3">
        <w:rPr>
          <w:rFonts w:ascii="Times New Roman" w:hAnsi="Times New Roman" w:cs="Times New Roman"/>
          <w:sz w:val="24"/>
          <w:szCs w:val="24"/>
        </w:rPr>
        <w:t xml:space="preserve">A) </w:t>
      </w:r>
      <w:r w:rsidR="006C2DB3" w:rsidRPr="00572B12">
        <w:rPr>
          <w:rFonts w:ascii="Times New Roman" w:hAnsi="Times New Roman" w:cs="Times New Roman"/>
          <w:sz w:val="24"/>
          <w:szCs w:val="24"/>
        </w:rPr>
        <w:t xml:space="preserve">Both </w:t>
      </w:r>
      <w:commentRangeEnd w:id="21"/>
      <w:r w:rsidR="00867473">
        <w:rPr>
          <w:rStyle w:val="CommentReference"/>
        </w:rPr>
        <w:commentReference w:id="21"/>
      </w:r>
      <w:commentRangeEnd w:id="22"/>
      <w:r w:rsidR="003D3EB3">
        <w:rPr>
          <w:rStyle w:val="CommentReference"/>
        </w:rPr>
        <w:commentReference w:id="22"/>
      </w:r>
      <w:r w:rsidR="006C2DB3" w:rsidRPr="00572B12">
        <w:rPr>
          <w:rFonts w:ascii="Times New Roman" w:hAnsi="Times New Roman" w:cs="Times New Roman"/>
          <w:sz w:val="24"/>
          <w:szCs w:val="24"/>
        </w:rPr>
        <w:t>the assertion and reasoning are correct, and the reasoning correctly explains the assertion.</w:t>
      </w:r>
    </w:p>
    <w:p w14:paraId="0008AF03" w14:textId="77777777" w:rsidR="00BA4807" w:rsidRPr="00572B12" w:rsidRDefault="00BA4807">
      <w:pPr>
        <w:spacing w:line="259" w:lineRule="auto"/>
        <w:rPr>
          <w:rFonts w:ascii="Times New Roman" w:hAnsi="Times New Roman" w:cs="Times New Roman"/>
          <w:sz w:val="24"/>
          <w:szCs w:val="24"/>
        </w:rPr>
      </w:pPr>
    </w:p>
    <w:p w14:paraId="682EB97D"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Explanation</w:t>
      </w:r>
      <w:r w:rsidR="006C2DB3" w:rsidRPr="00572B12">
        <w:rPr>
          <w:rFonts w:ascii="Times New Roman" w:hAnsi="Times New Roman" w:cs="Times New Roman"/>
          <w:sz w:val="24"/>
          <w:szCs w:val="24"/>
        </w:rPr>
        <w:t xml:space="preserve">: </w:t>
      </w:r>
      <w:r w:rsidRPr="00572B12">
        <w:rPr>
          <w:rFonts w:ascii="Times New Roman" w:hAnsi="Times New Roman" w:cs="Times New Roman"/>
          <w:sz w:val="24"/>
          <w:szCs w:val="24"/>
        </w:rPr>
        <w:t>Both the assertion and reason are correct as Photosystem II absorbs sunlight, which then energizes electrons, and generates ATP through an electron transport chain.</w:t>
      </w:r>
    </w:p>
    <w:p w14:paraId="638EE17A" w14:textId="77777777" w:rsidR="00BA4807" w:rsidRPr="00572B12" w:rsidRDefault="00BA4807">
      <w:pPr>
        <w:spacing w:line="259" w:lineRule="auto"/>
        <w:rPr>
          <w:rFonts w:ascii="Times New Roman" w:hAnsi="Times New Roman" w:cs="Times New Roman"/>
          <w:b/>
          <w:sz w:val="24"/>
          <w:szCs w:val="24"/>
        </w:rPr>
      </w:pPr>
    </w:p>
    <w:p w14:paraId="7B6CF077" w14:textId="77777777" w:rsidR="00BA4807" w:rsidRPr="00572B12" w:rsidRDefault="00BA4807">
      <w:pPr>
        <w:spacing w:line="259" w:lineRule="auto"/>
        <w:rPr>
          <w:rFonts w:ascii="Times New Roman" w:hAnsi="Times New Roman" w:cs="Times New Roman"/>
          <w:sz w:val="24"/>
          <w:szCs w:val="24"/>
        </w:rPr>
      </w:pPr>
    </w:p>
    <w:p w14:paraId="1D51FBB2"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Q20.Which of the following statements about photosynthesis is correct?</w:t>
      </w:r>
    </w:p>
    <w:p w14:paraId="6D3195E2" w14:textId="77777777" w:rsidR="00BA4807" w:rsidRPr="00572B12" w:rsidRDefault="00BA4807">
      <w:pPr>
        <w:spacing w:line="259" w:lineRule="auto"/>
        <w:rPr>
          <w:rFonts w:ascii="Times New Roman" w:hAnsi="Times New Roman" w:cs="Times New Roman"/>
          <w:sz w:val="24"/>
          <w:szCs w:val="24"/>
        </w:rPr>
      </w:pPr>
    </w:p>
    <w:p w14:paraId="224FDE1D" w14:textId="691CCC3B" w:rsidR="00BA4807" w:rsidRPr="00572B12" w:rsidRDefault="003D3EB3">
      <w:pPr>
        <w:spacing w:line="259" w:lineRule="auto"/>
        <w:rPr>
          <w:rFonts w:ascii="Times New Roman" w:hAnsi="Times New Roman" w:cs="Times New Roman"/>
          <w:sz w:val="24"/>
          <w:szCs w:val="24"/>
        </w:rPr>
      </w:pPr>
      <w:r>
        <w:rPr>
          <w:rFonts w:ascii="Times New Roman" w:hAnsi="Times New Roman" w:cs="Times New Roman"/>
          <w:sz w:val="24"/>
          <w:szCs w:val="24"/>
        </w:rPr>
        <w:t>A</w:t>
      </w:r>
      <w:r w:rsidR="00D8139B" w:rsidRPr="00572B12">
        <w:rPr>
          <w:rFonts w:ascii="Times New Roman" w:hAnsi="Times New Roman" w:cs="Times New Roman"/>
          <w:sz w:val="24"/>
          <w:szCs w:val="24"/>
        </w:rPr>
        <w:t xml:space="preserve">) Photosynthesis is a biochemical process that converts glucose and oxygen into sunlight, carbon dioxide, and water. </w:t>
      </w:r>
    </w:p>
    <w:p w14:paraId="6D08BE4C" w14:textId="2A932FCA" w:rsidR="00BA4807" w:rsidRPr="00572B12" w:rsidRDefault="003D3EB3">
      <w:pPr>
        <w:spacing w:line="259" w:lineRule="auto"/>
        <w:rPr>
          <w:rFonts w:ascii="Times New Roman" w:hAnsi="Times New Roman" w:cs="Times New Roman"/>
          <w:sz w:val="24"/>
          <w:szCs w:val="24"/>
        </w:rPr>
      </w:pPr>
      <w:r>
        <w:rPr>
          <w:rFonts w:ascii="Times New Roman" w:hAnsi="Times New Roman" w:cs="Times New Roman"/>
          <w:sz w:val="24"/>
          <w:szCs w:val="24"/>
          <w:highlight w:val="green"/>
        </w:rPr>
        <w:t>B</w:t>
      </w:r>
      <w:r w:rsidR="00D8139B" w:rsidRPr="00572B12">
        <w:rPr>
          <w:rFonts w:ascii="Times New Roman" w:hAnsi="Times New Roman" w:cs="Times New Roman"/>
          <w:sz w:val="24"/>
          <w:szCs w:val="24"/>
          <w:highlight w:val="green"/>
        </w:rPr>
        <w:t>) Photosynthesis is a process by which plants convert sunlight, carbon dioxide, and water into glucose and oxygen.</w:t>
      </w:r>
      <w:r w:rsidR="00D8139B" w:rsidRPr="00572B12">
        <w:rPr>
          <w:rFonts w:ascii="Times New Roman" w:hAnsi="Times New Roman" w:cs="Times New Roman"/>
          <w:sz w:val="24"/>
          <w:szCs w:val="24"/>
        </w:rPr>
        <w:t xml:space="preserve"> </w:t>
      </w:r>
    </w:p>
    <w:p w14:paraId="0379598E" w14:textId="076BD417" w:rsidR="00BA4807" w:rsidRPr="00572B12" w:rsidRDefault="003D3EB3">
      <w:pPr>
        <w:spacing w:line="259" w:lineRule="auto"/>
        <w:rPr>
          <w:rFonts w:ascii="Times New Roman" w:hAnsi="Times New Roman" w:cs="Times New Roman"/>
          <w:sz w:val="24"/>
          <w:szCs w:val="24"/>
        </w:rPr>
      </w:pPr>
      <w:r>
        <w:rPr>
          <w:rFonts w:ascii="Times New Roman" w:hAnsi="Times New Roman" w:cs="Times New Roman"/>
          <w:sz w:val="24"/>
          <w:szCs w:val="24"/>
        </w:rPr>
        <w:t>C</w:t>
      </w:r>
      <w:r w:rsidR="00D8139B" w:rsidRPr="00572B12">
        <w:rPr>
          <w:rFonts w:ascii="Times New Roman" w:hAnsi="Times New Roman" w:cs="Times New Roman"/>
          <w:sz w:val="24"/>
          <w:szCs w:val="24"/>
        </w:rPr>
        <w:t xml:space="preserve">) Photosynthesis is a process that occurs only in animals and is responsible for converting glucose into sunlight and water. </w:t>
      </w:r>
    </w:p>
    <w:p w14:paraId="616D5E72" w14:textId="479DB320" w:rsidR="00BA4807" w:rsidRPr="00572B12" w:rsidRDefault="003D3EB3">
      <w:pPr>
        <w:spacing w:line="259" w:lineRule="auto"/>
        <w:rPr>
          <w:rFonts w:ascii="Times New Roman" w:hAnsi="Times New Roman" w:cs="Times New Roman"/>
          <w:sz w:val="24"/>
          <w:szCs w:val="24"/>
        </w:rPr>
      </w:pPr>
      <w:r>
        <w:rPr>
          <w:rFonts w:ascii="Times New Roman" w:hAnsi="Times New Roman" w:cs="Times New Roman"/>
          <w:sz w:val="24"/>
          <w:szCs w:val="24"/>
        </w:rPr>
        <w:t>D</w:t>
      </w:r>
      <w:r w:rsidR="00D8139B" w:rsidRPr="00572B12">
        <w:rPr>
          <w:rFonts w:ascii="Times New Roman" w:hAnsi="Times New Roman" w:cs="Times New Roman"/>
          <w:sz w:val="24"/>
          <w:szCs w:val="24"/>
        </w:rPr>
        <w:t>) Photosynthesis is a process in which plants convert sunlight, water, and oxygen into glucose and carbon dioxide.</w:t>
      </w:r>
    </w:p>
    <w:p w14:paraId="3BCD2EA8" w14:textId="77777777" w:rsidR="00BA4807" w:rsidRPr="00572B12" w:rsidRDefault="00BA4807">
      <w:pPr>
        <w:spacing w:line="259" w:lineRule="auto"/>
        <w:rPr>
          <w:rFonts w:ascii="Times New Roman" w:hAnsi="Times New Roman" w:cs="Times New Roman"/>
          <w:sz w:val="24"/>
          <w:szCs w:val="24"/>
        </w:rPr>
      </w:pPr>
    </w:p>
    <w:p w14:paraId="4983A472" w14:textId="79E8E7AB"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Ans</w:t>
      </w:r>
      <w:r w:rsidR="006C2DB3" w:rsidRPr="00572B12">
        <w:rPr>
          <w:rFonts w:ascii="Times New Roman" w:hAnsi="Times New Roman" w:cs="Times New Roman"/>
          <w:sz w:val="24"/>
          <w:szCs w:val="24"/>
        </w:rPr>
        <w:t xml:space="preserve">: </w:t>
      </w:r>
      <w:r w:rsidR="003D3EB3">
        <w:rPr>
          <w:rFonts w:ascii="Times New Roman" w:hAnsi="Times New Roman" w:cs="Times New Roman"/>
          <w:sz w:val="24"/>
          <w:szCs w:val="24"/>
        </w:rPr>
        <w:t xml:space="preserve">B) </w:t>
      </w:r>
      <w:r w:rsidR="006C2DB3" w:rsidRPr="00572B12">
        <w:rPr>
          <w:rFonts w:ascii="Times New Roman" w:hAnsi="Times New Roman" w:cs="Times New Roman"/>
          <w:sz w:val="24"/>
          <w:szCs w:val="24"/>
        </w:rPr>
        <w:t>Photosynthesis is a process by which plants convert sunlight, carbon dioxide, and water into glucose and oxygen.</w:t>
      </w:r>
    </w:p>
    <w:p w14:paraId="5A4872D8" w14:textId="77777777" w:rsidR="00BA4807" w:rsidRPr="00572B12" w:rsidRDefault="00BA4807">
      <w:pPr>
        <w:spacing w:line="259" w:lineRule="auto"/>
        <w:rPr>
          <w:rFonts w:ascii="Times New Roman" w:hAnsi="Times New Roman" w:cs="Times New Roman"/>
          <w:sz w:val="24"/>
          <w:szCs w:val="24"/>
        </w:rPr>
      </w:pPr>
    </w:p>
    <w:p w14:paraId="286AA29C" w14:textId="77777777" w:rsidR="00BA4807" w:rsidRPr="00572B12" w:rsidRDefault="00D8139B">
      <w:pPr>
        <w:spacing w:line="259" w:lineRule="auto"/>
        <w:rPr>
          <w:rFonts w:ascii="Times New Roman" w:hAnsi="Times New Roman" w:cs="Times New Roman"/>
          <w:sz w:val="24"/>
          <w:szCs w:val="24"/>
        </w:rPr>
      </w:pPr>
      <w:r w:rsidRPr="00572B12">
        <w:rPr>
          <w:rFonts w:ascii="Times New Roman" w:hAnsi="Times New Roman" w:cs="Times New Roman"/>
          <w:sz w:val="24"/>
          <w:szCs w:val="24"/>
        </w:rPr>
        <w:t>Explanation</w:t>
      </w:r>
      <w:r w:rsidR="006C2DB3" w:rsidRPr="00572B12">
        <w:rPr>
          <w:rFonts w:ascii="Times New Roman" w:hAnsi="Times New Roman" w:cs="Times New Roman"/>
          <w:sz w:val="24"/>
          <w:szCs w:val="24"/>
        </w:rPr>
        <w:t xml:space="preserve">: </w:t>
      </w:r>
      <w:r w:rsidRPr="00572B12">
        <w:rPr>
          <w:rFonts w:ascii="Times New Roman" w:hAnsi="Times New Roman" w:cs="Times New Roman"/>
          <w:sz w:val="24"/>
          <w:szCs w:val="24"/>
        </w:rPr>
        <w:t>Photosynthesis is the process by which plants converts sunglight, into water and glucose required for survival.</w:t>
      </w:r>
    </w:p>
    <w:p w14:paraId="1DED01DB" w14:textId="77777777" w:rsidR="00BA4807" w:rsidRPr="00572B12" w:rsidRDefault="00BA4807">
      <w:pPr>
        <w:spacing w:line="259" w:lineRule="auto"/>
        <w:rPr>
          <w:rFonts w:ascii="Times New Roman" w:hAnsi="Times New Roman" w:cs="Times New Roman"/>
          <w:b/>
          <w:sz w:val="24"/>
          <w:szCs w:val="24"/>
        </w:rPr>
      </w:pPr>
    </w:p>
    <w:p w14:paraId="286CF777" w14:textId="77777777" w:rsidR="00AB05B4" w:rsidRPr="00572B12" w:rsidRDefault="00AB05B4" w:rsidP="00AB05B4">
      <w:pPr>
        <w:pStyle w:val="NormalWeb"/>
        <w:spacing w:before="0" w:beforeAutospacing="0" w:after="0" w:afterAutospacing="0"/>
      </w:pPr>
      <w:r w:rsidRPr="00572B12">
        <w:rPr>
          <w:b/>
          <w:bCs/>
          <w:color w:val="000000"/>
        </w:rPr>
        <w:t xml:space="preserve"> DOK 3</w:t>
      </w:r>
    </w:p>
    <w:p w14:paraId="775E5FF3"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757DF285" w14:textId="3F21DB65" w:rsid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b/>
          <w:bCs/>
          <w:color w:val="000000"/>
          <w:sz w:val="24"/>
          <w:szCs w:val="24"/>
          <w:lang w:val="en-US" w:eastAsia="en-US"/>
        </w:rPr>
        <w:lastRenderedPageBreak/>
        <w:t>Q21.</w:t>
      </w:r>
      <w:r w:rsidRPr="00AB05B4">
        <w:rPr>
          <w:rFonts w:ascii="Times New Roman" w:eastAsia="Times New Roman" w:hAnsi="Times New Roman" w:cs="Times New Roman"/>
          <w:color w:val="000000"/>
          <w:sz w:val="24"/>
          <w:szCs w:val="24"/>
          <w:lang w:val="en-US" w:eastAsia="en-US"/>
        </w:rPr>
        <w:t>A group of researchers were studying the effects of plant hormones on the growth and development of a specific crop. During their investigation, they focused on auxins, one of the key plant hormones. </w:t>
      </w:r>
    </w:p>
    <w:p w14:paraId="0FE97E3D" w14:textId="77777777" w:rsidR="003D3EB3" w:rsidRPr="00AB05B4" w:rsidRDefault="003D3EB3" w:rsidP="00AB05B4">
      <w:pPr>
        <w:spacing w:line="240" w:lineRule="auto"/>
        <w:rPr>
          <w:rFonts w:ascii="Times New Roman" w:eastAsia="Times New Roman" w:hAnsi="Times New Roman" w:cs="Times New Roman"/>
          <w:sz w:val="24"/>
          <w:szCs w:val="24"/>
          <w:lang w:val="en-US" w:eastAsia="en-US"/>
        </w:rPr>
      </w:pPr>
    </w:p>
    <w:p w14:paraId="7BCDDC56"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Which of the following is the role of auxins in plant growth and development?</w:t>
      </w:r>
    </w:p>
    <w:p w14:paraId="238AD18B" w14:textId="0DDA70B5" w:rsidR="00AB05B4" w:rsidRPr="00AB05B4" w:rsidRDefault="003D3EB3" w:rsidP="00AB05B4">
      <w:pPr>
        <w:spacing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color w:val="000000"/>
          <w:sz w:val="24"/>
          <w:szCs w:val="24"/>
          <w:lang w:val="en-US" w:eastAsia="en-US"/>
        </w:rPr>
        <w:t>a</w:t>
      </w:r>
      <w:r w:rsidR="00AB05B4" w:rsidRPr="00AB05B4">
        <w:rPr>
          <w:rFonts w:ascii="Times New Roman" w:eastAsia="Times New Roman" w:hAnsi="Times New Roman" w:cs="Times New Roman"/>
          <w:color w:val="000000"/>
          <w:sz w:val="24"/>
          <w:szCs w:val="24"/>
          <w:lang w:val="en-US" w:eastAsia="en-US"/>
        </w:rPr>
        <w:t>) Inhibiting root differentiation and development</w:t>
      </w:r>
    </w:p>
    <w:p w14:paraId="1F95968B"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b) Promoting lateral bud growth </w:t>
      </w:r>
    </w:p>
    <w:p w14:paraId="48BD0C31"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c) Preventing fruit development </w:t>
      </w:r>
    </w:p>
    <w:p w14:paraId="17898866"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highlight w:val="green"/>
          <w:lang w:val="en-US" w:eastAsia="en-US"/>
        </w:rPr>
        <w:t>d) Stimulating cell elongation and tropisms</w:t>
      </w:r>
    </w:p>
    <w:p w14:paraId="1242674E"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1881E24C" w14:textId="75A02164" w:rsidR="00AB05B4" w:rsidRPr="00572B12" w:rsidRDefault="00AB05B4" w:rsidP="00AB05B4">
      <w:pPr>
        <w:spacing w:line="240" w:lineRule="auto"/>
        <w:rPr>
          <w:rFonts w:ascii="Times New Roman" w:eastAsia="Times New Roman" w:hAnsi="Times New Roman" w:cs="Times New Roman"/>
          <w:color w:val="000000"/>
          <w:sz w:val="24"/>
          <w:szCs w:val="24"/>
          <w:lang w:val="en-US" w:eastAsia="en-US"/>
        </w:rPr>
      </w:pPr>
      <w:r w:rsidRPr="00AB05B4">
        <w:rPr>
          <w:rFonts w:ascii="Times New Roman" w:eastAsia="Times New Roman" w:hAnsi="Times New Roman" w:cs="Times New Roman"/>
          <w:color w:val="000000"/>
          <w:sz w:val="24"/>
          <w:szCs w:val="24"/>
          <w:lang w:val="en-US" w:eastAsia="en-US"/>
        </w:rPr>
        <w:t>An</w:t>
      </w:r>
      <w:r w:rsidR="003D3EB3">
        <w:rPr>
          <w:rFonts w:ascii="Times New Roman" w:eastAsia="Times New Roman" w:hAnsi="Times New Roman" w:cs="Times New Roman"/>
          <w:color w:val="000000"/>
          <w:sz w:val="24"/>
          <w:szCs w:val="24"/>
          <w:lang w:val="en-US" w:eastAsia="en-US"/>
        </w:rPr>
        <w:t>s</w:t>
      </w:r>
      <w:r w:rsidRPr="00572B12">
        <w:rPr>
          <w:rFonts w:ascii="Times New Roman" w:eastAsia="Times New Roman" w:hAnsi="Times New Roman" w:cs="Times New Roman"/>
          <w:color w:val="000000"/>
          <w:sz w:val="24"/>
          <w:szCs w:val="24"/>
          <w:lang w:val="en-US" w:eastAsia="en-US"/>
        </w:rPr>
        <w:t xml:space="preserve">: </w:t>
      </w:r>
      <w:r w:rsidR="003D3EB3">
        <w:rPr>
          <w:rFonts w:ascii="Times New Roman" w:eastAsia="Times New Roman" w:hAnsi="Times New Roman" w:cs="Times New Roman"/>
          <w:color w:val="000000"/>
          <w:sz w:val="24"/>
          <w:szCs w:val="24"/>
          <w:lang w:val="en-US" w:eastAsia="en-US"/>
        </w:rPr>
        <w:t>d)</w:t>
      </w:r>
      <w:ins w:id="23" w:author="Vanmathy" w:date="2023-07-17T10:54:00Z">
        <w:r w:rsidR="00AF266A">
          <w:rPr>
            <w:rFonts w:ascii="Times New Roman" w:eastAsia="Times New Roman" w:hAnsi="Times New Roman" w:cs="Times New Roman"/>
            <w:color w:val="000000"/>
            <w:sz w:val="24"/>
            <w:szCs w:val="24"/>
            <w:lang w:val="en-US" w:eastAsia="en-US"/>
          </w:rPr>
          <w:t xml:space="preserve"> </w:t>
        </w:r>
      </w:ins>
      <w:r w:rsidRPr="00572B12">
        <w:rPr>
          <w:rFonts w:ascii="Times New Roman" w:eastAsia="Times New Roman" w:hAnsi="Times New Roman" w:cs="Times New Roman"/>
          <w:color w:val="000000"/>
          <w:sz w:val="24"/>
          <w:szCs w:val="24"/>
          <w:lang w:val="en-US" w:eastAsia="en-US"/>
        </w:rPr>
        <w:t>Stimulating cell elongation and tropisms</w:t>
      </w:r>
    </w:p>
    <w:p w14:paraId="49D3319C"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462309C2"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Explanation</w:t>
      </w:r>
      <w:r w:rsidRPr="00572B12">
        <w:rPr>
          <w:rFonts w:ascii="Times New Roman" w:eastAsia="Times New Roman" w:hAnsi="Times New Roman" w:cs="Times New Roman"/>
          <w:color w:val="000000"/>
          <w:sz w:val="24"/>
          <w:szCs w:val="24"/>
          <w:lang w:val="en-US" w:eastAsia="en-US"/>
        </w:rPr>
        <w:t>: Auxin’s</w:t>
      </w:r>
      <w:r w:rsidRPr="00AB05B4">
        <w:rPr>
          <w:rFonts w:ascii="Times New Roman" w:eastAsia="Times New Roman" w:hAnsi="Times New Roman" w:cs="Times New Roman"/>
          <w:color w:val="000000"/>
          <w:sz w:val="24"/>
          <w:szCs w:val="24"/>
          <w:lang w:val="en-US" w:eastAsia="en-US"/>
        </w:rPr>
        <w:t xml:space="preserve"> </w:t>
      </w:r>
      <w:r w:rsidRPr="00572B12">
        <w:rPr>
          <w:rFonts w:ascii="Times New Roman" w:eastAsia="Times New Roman" w:hAnsi="Times New Roman" w:cs="Times New Roman"/>
          <w:color w:val="000000"/>
          <w:sz w:val="24"/>
          <w:szCs w:val="24"/>
          <w:lang w:val="en-US" w:eastAsia="en-US"/>
        </w:rPr>
        <w:t>hormone’s</w:t>
      </w:r>
      <w:r w:rsidRPr="00AB05B4">
        <w:rPr>
          <w:rFonts w:ascii="Times New Roman" w:eastAsia="Times New Roman" w:hAnsi="Times New Roman" w:cs="Times New Roman"/>
          <w:color w:val="000000"/>
          <w:sz w:val="24"/>
          <w:szCs w:val="24"/>
          <w:lang w:val="en-US" w:eastAsia="en-US"/>
        </w:rPr>
        <w:t xml:space="preserve"> main function is to promote cell elongation, augmenting growth and development.</w:t>
      </w:r>
    </w:p>
    <w:p w14:paraId="493A3A62"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59DE9273"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Q22. A group of researchers conducted an experiment to study the effect of a specific treatment on carbohydrate metabolism in plants. They observed a significant increase in the levels of glucose-1-phosphate in the treated plants. Based on this finding, they concluded that:</w:t>
      </w:r>
    </w:p>
    <w:p w14:paraId="4AA51F3E"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3BAC62B8"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highlight w:val="green"/>
          <w:lang w:val="en-US" w:eastAsia="en-US"/>
        </w:rPr>
        <w:t>a) Starch synthesis would be enhanced. </w:t>
      </w:r>
    </w:p>
    <w:p w14:paraId="5F53F479"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b) Starch synthesis would be inhibited. </w:t>
      </w:r>
    </w:p>
    <w:p w14:paraId="32D6B8AC"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c) The levels of sucrose would decrease. </w:t>
      </w:r>
    </w:p>
    <w:p w14:paraId="72777BD8"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d) The levels of sucrose would increase.</w:t>
      </w:r>
    </w:p>
    <w:p w14:paraId="6CD6F3BE" w14:textId="77777777" w:rsidR="00AB05B4" w:rsidRPr="00572B12" w:rsidRDefault="00AB05B4" w:rsidP="00AB05B4">
      <w:pPr>
        <w:spacing w:line="240" w:lineRule="auto"/>
        <w:rPr>
          <w:rFonts w:ascii="Times New Roman" w:eastAsia="Times New Roman" w:hAnsi="Times New Roman" w:cs="Times New Roman"/>
          <w:sz w:val="24"/>
          <w:szCs w:val="24"/>
          <w:lang w:val="en-US" w:eastAsia="en-US"/>
        </w:rPr>
      </w:pPr>
    </w:p>
    <w:p w14:paraId="0D51BDFB"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13F206B3" w14:textId="74A7E8C2"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Ans</w:t>
      </w:r>
      <w:r w:rsidRPr="00572B12">
        <w:rPr>
          <w:rFonts w:ascii="Times New Roman" w:eastAsia="Times New Roman" w:hAnsi="Times New Roman" w:cs="Times New Roman"/>
          <w:color w:val="000000"/>
          <w:sz w:val="24"/>
          <w:szCs w:val="24"/>
          <w:lang w:val="en-US" w:eastAsia="en-US"/>
        </w:rPr>
        <w:t xml:space="preserve">: </w:t>
      </w:r>
      <w:r w:rsidR="003D3EB3">
        <w:rPr>
          <w:rFonts w:ascii="Times New Roman" w:eastAsia="Times New Roman" w:hAnsi="Times New Roman" w:cs="Times New Roman"/>
          <w:color w:val="000000"/>
          <w:sz w:val="24"/>
          <w:szCs w:val="24"/>
          <w:lang w:val="en-US" w:eastAsia="en-US"/>
        </w:rPr>
        <w:t>a)</w:t>
      </w:r>
      <w:ins w:id="24" w:author="Vanmathy" w:date="2023-07-17T10:54:00Z">
        <w:r w:rsidR="00AF266A">
          <w:rPr>
            <w:rFonts w:ascii="Times New Roman" w:eastAsia="Times New Roman" w:hAnsi="Times New Roman" w:cs="Times New Roman"/>
            <w:color w:val="000000"/>
            <w:sz w:val="24"/>
            <w:szCs w:val="24"/>
            <w:lang w:val="en-US" w:eastAsia="en-US"/>
          </w:rPr>
          <w:t xml:space="preserve"> </w:t>
        </w:r>
      </w:ins>
      <w:r w:rsidRPr="00572B12">
        <w:rPr>
          <w:rFonts w:ascii="Times New Roman" w:eastAsia="Times New Roman" w:hAnsi="Times New Roman" w:cs="Times New Roman"/>
          <w:color w:val="000000"/>
          <w:sz w:val="24"/>
          <w:szCs w:val="24"/>
          <w:lang w:val="en-US" w:eastAsia="en-US"/>
        </w:rPr>
        <w:t>Starch synthesis would be enhanced.</w:t>
      </w:r>
    </w:p>
    <w:p w14:paraId="46F7C390"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Explanation</w:t>
      </w:r>
      <w:r w:rsidRPr="00572B12">
        <w:rPr>
          <w:rFonts w:ascii="Times New Roman" w:eastAsia="Times New Roman" w:hAnsi="Times New Roman" w:cs="Times New Roman"/>
          <w:color w:val="000000"/>
          <w:sz w:val="24"/>
          <w:szCs w:val="24"/>
          <w:lang w:val="en-US" w:eastAsia="en-US"/>
        </w:rPr>
        <w:t xml:space="preserve">: </w:t>
      </w:r>
      <w:r w:rsidRPr="00AB05B4">
        <w:rPr>
          <w:rFonts w:ascii="Times New Roman" w:eastAsia="Times New Roman" w:hAnsi="Times New Roman" w:cs="Times New Roman"/>
          <w:color w:val="000000"/>
          <w:sz w:val="24"/>
          <w:szCs w:val="24"/>
          <w:lang w:val="en-US" w:eastAsia="en-US"/>
        </w:rPr>
        <w:t xml:space="preserve"> Glucose-1-phosphate is formed as an intermediate product in starch synthesis, so an increase in its levels shows an enhancement of starch synthesis in plants.</w:t>
      </w:r>
    </w:p>
    <w:p w14:paraId="2A16508B"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351CA72F" w14:textId="7E11A377" w:rsidR="00AF266A" w:rsidRDefault="00AB05B4" w:rsidP="00AB05B4">
      <w:pPr>
        <w:spacing w:line="240" w:lineRule="auto"/>
        <w:rPr>
          <w:ins w:id="25" w:author="Vanmathy" w:date="2023-07-17T10:54:00Z"/>
          <w:rFonts w:ascii="Times New Roman" w:eastAsia="Times New Roman" w:hAnsi="Times New Roman" w:cs="Times New Roman"/>
          <w:color w:val="000000"/>
          <w:sz w:val="24"/>
          <w:szCs w:val="24"/>
          <w:lang w:val="en-US" w:eastAsia="en-US"/>
        </w:rPr>
      </w:pPr>
      <w:r w:rsidRPr="00AB05B4">
        <w:rPr>
          <w:rFonts w:ascii="Times New Roman" w:eastAsia="Times New Roman" w:hAnsi="Times New Roman" w:cs="Times New Roman"/>
          <w:color w:val="000000"/>
          <w:sz w:val="24"/>
          <w:szCs w:val="24"/>
          <w:lang w:val="en-US" w:eastAsia="en-US"/>
        </w:rPr>
        <w:t xml:space="preserve">Q23. </w:t>
      </w:r>
      <w:r w:rsidR="003D3EB3">
        <w:rPr>
          <w:rFonts w:ascii="Times New Roman" w:eastAsia="Times New Roman" w:hAnsi="Times New Roman" w:cs="Times New Roman"/>
          <w:color w:val="000000"/>
          <w:sz w:val="24"/>
          <w:szCs w:val="24"/>
          <w:lang w:val="en-US" w:eastAsia="en-US"/>
        </w:rPr>
        <w:t xml:space="preserve">Read the following Assertion (A) and Reason (R ) and choose the correct option. </w:t>
      </w:r>
    </w:p>
    <w:p w14:paraId="274682E1"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Assertion: Stomata play a vital role in photosynthesis in plants.</w:t>
      </w:r>
    </w:p>
    <w:p w14:paraId="5717AC2E"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423554A0"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Reason: Stomata enable the entry of carbon dioxide (required for photosynthesis) and the release of oxygen and water vapor in the environment.</w:t>
      </w:r>
    </w:p>
    <w:p w14:paraId="75C49087" w14:textId="240E1374" w:rsidR="00AB05B4" w:rsidRPr="00AB05B4" w:rsidDel="00AF266A" w:rsidRDefault="00AB05B4" w:rsidP="00AB05B4">
      <w:pPr>
        <w:spacing w:line="240" w:lineRule="auto"/>
        <w:rPr>
          <w:del w:id="26" w:author="Vanmathy" w:date="2023-07-17T10:55:00Z"/>
          <w:rFonts w:ascii="Times New Roman" w:eastAsia="Times New Roman" w:hAnsi="Times New Roman" w:cs="Times New Roman"/>
          <w:sz w:val="24"/>
          <w:szCs w:val="24"/>
          <w:lang w:val="en-US" w:eastAsia="en-US"/>
        </w:rPr>
      </w:pPr>
    </w:p>
    <w:p w14:paraId="10E98EEC"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highlight w:val="green"/>
          <w:lang w:val="en-US" w:eastAsia="en-US"/>
        </w:rPr>
        <w:t>a) Both the assertion and reason are true, and the reason is the correct explanation of the assertion. </w:t>
      </w:r>
    </w:p>
    <w:p w14:paraId="6B1C9B38"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b) Both the assertion and reason are true, but the reason is NOT the correct explanation of the assertion. </w:t>
      </w:r>
    </w:p>
    <w:p w14:paraId="437BA8FB"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c) The assertion is true, but the reason is false. </w:t>
      </w:r>
    </w:p>
    <w:p w14:paraId="7A0E85EA"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d) The assertion is false, but the reason is true.</w:t>
      </w:r>
    </w:p>
    <w:p w14:paraId="1A344EF5"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63C5C4AC" w14:textId="0974510D" w:rsidR="00AB05B4" w:rsidRPr="00572B12" w:rsidRDefault="00AB05B4" w:rsidP="00AB05B4">
      <w:pPr>
        <w:spacing w:line="240" w:lineRule="auto"/>
        <w:rPr>
          <w:rFonts w:ascii="Times New Roman" w:eastAsia="Times New Roman" w:hAnsi="Times New Roman" w:cs="Times New Roman"/>
          <w:color w:val="000000"/>
          <w:sz w:val="24"/>
          <w:szCs w:val="24"/>
          <w:lang w:val="en-US" w:eastAsia="en-US"/>
        </w:rPr>
      </w:pPr>
      <w:r w:rsidRPr="00AB05B4">
        <w:rPr>
          <w:rFonts w:ascii="Times New Roman" w:eastAsia="Times New Roman" w:hAnsi="Times New Roman" w:cs="Times New Roman"/>
          <w:color w:val="000000"/>
          <w:sz w:val="24"/>
          <w:szCs w:val="24"/>
          <w:lang w:val="en-US" w:eastAsia="en-US"/>
        </w:rPr>
        <w:t>Ans</w:t>
      </w:r>
      <w:r w:rsidRPr="00572B12">
        <w:rPr>
          <w:rFonts w:ascii="Times New Roman" w:eastAsia="Times New Roman" w:hAnsi="Times New Roman" w:cs="Times New Roman"/>
          <w:color w:val="000000"/>
          <w:sz w:val="24"/>
          <w:szCs w:val="24"/>
          <w:lang w:val="en-US" w:eastAsia="en-US"/>
        </w:rPr>
        <w:t xml:space="preserve">: </w:t>
      </w:r>
      <w:r w:rsidR="003D3EB3">
        <w:rPr>
          <w:rFonts w:ascii="Times New Roman" w:eastAsia="Times New Roman" w:hAnsi="Times New Roman" w:cs="Times New Roman"/>
          <w:color w:val="000000"/>
          <w:sz w:val="24"/>
          <w:szCs w:val="24"/>
          <w:lang w:val="en-US" w:eastAsia="en-US"/>
        </w:rPr>
        <w:t>a)</w:t>
      </w:r>
      <w:ins w:id="27" w:author="Vanmathy" w:date="2023-07-17T10:55:00Z">
        <w:r w:rsidR="00AF266A">
          <w:rPr>
            <w:rFonts w:ascii="Times New Roman" w:eastAsia="Times New Roman" w:hAnsi="Times New Roman" w:cs="Times New Roman"/>
            <w:color w:val="000000"/>
            <w:sz w:val="24"/>
            <w:szCs w:val="24"/>
            <w:lang w:val="en-US" w:eastAsia="en-US"/>
          </w:rPr>
          <w:t xml:space="preserve"> </w:t>
        </w:r>
      </w:ins>
      <w:r w:rsidRPr="00572B12">
        <w:rPr>
          <w:rFonts w:ascii="Times New Roman" w:eastAsia="Times New Roman" w:hAnsi="Times New Roman" w:cs="Times New Roman"/>
          <w:color w:val="000000"/>
          <w:sz w:val="24"/>
          <w:szCs w:val="24"/>
          <w:lang w:val="en-US" w:eastAsia="en-US"/>
        </w:rPr>
        <w:t>Both the assertion and reason are true, and the reason is the correct explanation of the assertion.</w:t>
      </w:r>
    </w:p>
    <w:p w14:paraId="3516F91D"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4D5FA653"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Explanation</w:t>
      </w:r>
      <w:r w:rsidRPr="00572B12">
        <w:rPr>
          <w:rFonts w:ascii="Times New Roman" w:eastAsia="Times New Roman" w:hAnsi="Times New Roman" w:cs="Times New Roman"/>
          <w:color w:val="000000"/>
          <w:sz w:val="24"/>
          <w:szCs w:val="24"/>
          <w:lang w:val="en-US" w:eastAsia="en-US"/>
        </w:rPr>
        <w:t xml:space="preserve">: </w:t>
      </w:r>
      <w:r w:rsidRPr="00AB05B4">
        <w:rPr>
          <w:rFonts w:ascii="Times New Roman" w:eastAsia="Times New Roman" w:hAnsi="Times New Roman" w:cs="Times New Roman"/>
          <w:color w:val="000000"/>
          <w:sz w:val="24"/>
          <w:szCs w:val="24"/>
          <w:lang w:val="en-US" w:eastAsia="en-US"/>
        </w:rPr>
        <w:t>Both the assertion and reason is true, and the reason is the correct explanation of the assertion, because stomata plays an important role in entry and exit of gases which happens during photosynthesis.</w:t>
      </w:r>
    </w:p>
    <w:p w14:paraId="697CA15B"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6D470CC7"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lastRenderedPageBreak/>
        <w:t>Q24. A group of researchers is studying a plant species found in a heavily polluted area. They are interested in understanding how the plant's cellular structure may contribute to its ability to withstand environmental stressors.</w:t>
      </w:r>
    </w:p>
    <w:p w14:paraId="59C21DA3"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Which cellular component of the plant is likely to play a crucial role in protecting the plant from harmful pollutants and maintaining cellular integrity?</w:t>
      </w:r>
    </w:p>
    <w:p w14:paraId="06F7CD0F"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6B827FEE"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a) Cytoplasm</w:t>
      </w:r>
    </w:p>
    <w:p w14:paraId="0872B23E"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b) Cell membrane </w:t>
      </w:r>
    </w:p>
    <w:p w14:paraId="332CB3D7"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highlight w:val="green"/>
          <w:lang w:val="en-US" w:eastAsia="en-US"/>
        </w:rPr>
        <w:t>c) Cell wall </w:t>
      </w:r>
    </w:p>
    <w:p w14:paraId="54FC053D"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d) Nucleus</w:t>
      </w:r>
    </w:p>
    <w:p w14:paraId="6361CF99"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3A6603A3" w14:textId="5F350CAF"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Ans</w:t>
      </w:r>
      <w:r w:rsidRPr="00572B12">
        <w:rPr>
          <w:rFonts w:ascii="Times New Roman" w:eastAsia="Times New Roman" w:hAnsi="Times New Roman" w:cs="Times New Roman"/>
          <w:color w:val="000000"/>
          <w:sz w:val="24"/>
          <w:szCs w:val="24"/>
          <w:lang w:val="en-US" w:eastAsia="en-US"/>
        </w:rPr>
        <w:t xml:space="preserve">: </w:t>
      </w:r>
      <w:r w:rsidR="003D3EB3">
        <w:rPr>
          <w:rFonts w:ascii="Times New Roman" w:eastAsia="Times New Roman" w:hAnsi="Times New Roman" w:cs="Times New Roman"/>
          <w:color w:val="000000"/>
          <w:sz w:val="24"/>
          <w:szCs w:val="24"/>
          <w:lang w:val="en-US" w:eastAsia="en-US"/>
        </w:rPr>
        <w:t>c)</w:t>
      </w:r>
      <w:ins w:id="28" w:author="Vanmathy" w:date="2023-07-17T10:55:00Z">
        <w:r w:rsidR="00AF266A">
          <w:rPr>
            <w:rFonts w:ascii="Times New Roman" w:eastAsia="Times New Roman" w:hAnsi="Times New Roman" w:cs="Times New Roman"/>
            <w:color w:val="000000"/>
            <w:sz w:val="24"/>
            <w:szCs w:val="24"/>
            <w:lang w:val="en-US" w:eastAsia="en-US"/>
          </w:rPr>
          <w:t xml:space="preserve"> </w:t>
        </w:r>
      </w:ins>
      <w:r w:rsidRPr="00572B12">
        <w:rPr>
          <w:rFonts w:ascii="Times New Roman" w:eastAsia="Times New Roman" w:hAnsi="Times New Roman" w:cs="Times New Roman"/>
          <w:color w:val="000000"/>
          <w:sz w:val="24"/>
          <w:szCs w:val="24"/>
          <w:lang w:val="en-US" w:eastAsia="en-US"/>
        </w:rPr>
        <w:t>Cell wall</w:t>
      </w:r>
    </w:p>
    <w:p w14:paraId="76A662FF"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Explanation</w:t>
      </w:r>
      <w:r w:rsidRPr="00572B12">
        <w:rPr>
          <w:rFonts w:ascii="Times New Roman" w:eastAsia="Times New Roman" w:hAnsi="Times New Roman" w:cs="Times New Roman"/>
          <w:color w:val="000000"/>
          <w:sz w:val="24"/>
          <w:szCs w:val="24"/>
          <w:lang w:val="en-US" w:eastAsia="en-US"/>
        </w:rPr>
        <w:t xml:space="preserve">: </w:t>
      </w:r>
      <w:r w:rsidRPr="00AB05B4">
        <w:rPr>
          <w:rFonts w:ascii="Times New Roman" w:eastAsia="Times New Roman" w:hAnsi="Times New Roman" w:cs="Times New Roman"/>
          <w:color w:val="000000"/>
          <w:sz w:val="24"/>
          <w:szCs w:val="24"/>
          <w:lang w:val="en-US" w:eastAsia="en-US"/>
        </w:rPr>
        <w:t xml:space="preserve"> The cell wall protects the cell structure and gives it a definite shape, and maintains integrity.</w:t>
      </w:r>
    </w:p>
    <w:p w14:paraId="6830C838"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327E08A7"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Q25. A group of researchers are studying the effects of different light conditions on the growth of a specific plant species.</w:t>
      </w:r>
    </w:p>
    <w:p w14:paraId="281EAF42"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3C36407B"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Which component of the plant cell, would you expect to observe the most significant changes when studying the impact of light conditions on plant growth and energy production?</w:t>
      </w:r>
    </w:p>
    <w:p w14:paraId="08548FCB"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2F1D21CF"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a) Nucleus</w:t>
      </w:r>
    </w:p>
    <w:p w14:paraId="0BA6CB7C"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b) Mitochondria </w:t>
      </w:r>
    </w:p>
    <w:p w14:paraId="18D8F9E3"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c) Cell membrane </w:t>
      </w:r>
    </w:p>
    <w:p w14:paraId="56F748E3"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highlight w:val="green"/>
          <w:lang w:val="en-US" w:eastAsia="en-US"/>
        </w:rPr>
        <w:t>d) Chloroplasts </w:t>
      </w:r>
    </w:p>
    <w:p w14:paraId="67B41AFB"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037C0C51" w14:textId="49F7BB02" w:rsidR="00AB05B4" w:rsidRPr="00572B12" w:rsidRDefault="00AB05B4" w:rsidP="00AB05B4">
      <w:pPr>
        <w:spacing w:line="240" w:lineRule="auto"/>
        <w:rPr>
          <w:rFonts w:ascii="Times New Roman" w:eastAsia="Times New Roman" w:hAnsi="Times New Roman" w:cs="Times New Roman"/>
          <w:color w:val="000000"/>
          <w:sz w:val="24"/>
          <w:szCs w:val="24"/>
          <w:lang w:val="en-US" w:eastAsia="en-US"/>
        </w:rPr>
      </w:pPr>
      <w:r w:rsidRPr="00AB05B4">
        <w:rPr>
          <w:rFonts w:ascii="Times New Roman" w:eastAsia="Times New Roman" w:hAnsi="Times New Roman" w:cs="Times New Roman"/>
          <w:color w:val="000000"/>
          <w:sz w:val="24"/>
          <w:szCs w:val="24"/>
          <w:lang w:val="en-US" w:eastAsia="en-US"/>
        </w:rPr>
        <w:t>Ans</w:t>
      </w:r>
      <w:r w:rsidRPr="00572B12">
        <w:rPr>
          <w:rFonts w:ascii="Times New Roman" w:eastAsia="Times New Roman" w:hAnsi="Times New Roman" w:cs="Times New Roman"/>
          <w:color w:val="000000"/>
          <w:sz w:val="24"/>
          <w:szCs w:val="24"/>
          <w:lang w:val="en-US" w:eastAsia="en-US"/>
        </w:rPr>
        <w:t xml:space="preserve">: </w:t>
      </w:r>
      <w:r w:rsidR="003D3EB3">
        <w:rPr>
          <w:rFonts w:ascii="Times New Roman" w:eastAsia="Times New Roman" w:hAnsi="Times New Roman" w:cs="Times New Roman"/>
          <w:color w:val="000000"/>
          <w:sz w:val="24"/>
          <w:szCs w:val="24"/>
          <w:lang w:val="en-US" w:eastAsia="en-US"/>
        </w:rPr>
        <w:t>d)</w:t>
      </w:r>
      <w:ins w:id="29" w:author="Vanmathy" w:date="2023-07-17T10:55:00Z">
        <w:r w:rsidR="00AF266A">
          <w:rPr>
            <w:rFonts w:ascii="Times New Roman" w:eastAsia="Times New Roman" w:hAnsi="Times New Roman" w:cs="Times New Roman"/>
            <w:color w:val="000000"/>
            <w:sz w:val="24"/>
            <w:szCs w:val="24"/>
            <w:lang w:val="en-US" w:eastAsia="en-US"/>
          </w:rPr>
          <w:t xml:space="preserve"> </w:t>
        </w:r>
      </w:ins>
      <w:r w:rsidRPr="00572B12">
        <w:rPr>
          <w:rFonts w:ascii="Times New Roman" w:eastAsia="Times New Roman" w:hAnsi="Times New Roman" w:cs="Times New Roman"/>
          <w:color w:val="000000"/>
          <w:sz w:val="24"/>
          <w:szCs w:val="24"/>
          <w:lang w:val="en-US" w:eastAsia="en-US"/>
        </w:rPr>
        <w:t>Chloroplasts</w:t>
      </w:r>
    </w:p>
    <w:p w14:paraId="48F13FF0"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6A2EC316"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Explanation</w:t>
      </w:r>
      <w:r w:rsidRPr="00572B12">
        <w:rPr>
          <w:rFonts w:ascii="Times New Roman" w:eastAsia="Times New Roman" w:hAnsi="Times New Roman" w:cs="Times New Roman"/>
          <w:color w:val="000000"/>
          <w:sz w:val="24"/>
          <w:szCs w:val="24"/>
          <w:lang w:val="en-US" w:eastAsia="en-US"/>
        </w:rPr>
        <w:t xml:space="preserve">: </w:t>
      </w:r>
      <w:r w:rsidRPr="00AB05B4">
        <w:rPr>
          <w:rFonts w:ascii="Times New Roman" w:eastAsia="Times New Roman" w:hAnsi="Times New Roman" w:cs="Times New Roman"/>
          <w:color w:val="000000"/>
          <w:sz w:val="24"/>
          <w:szCs w:val="24"/>
          <w:lang w:val="en-US" w:eastAsia="en-US"/>
        </w:rPr>
        <w:t>Chloroplasts are responsible for photosynthesis which then converts light energy into chemical energy for growth and development.</w:t>
      </w:r>
    </w:p>
    <w:p w14:paraId="1EFF0839"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38EB3565"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Q26. A group of researchers is conducting an experiment to study about the effects of a specific environmental factor on photosynthesis in a plant.</w:t>
      </w:r>
    </w:p>
    <w:p w14:paraId="326C307E"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The researchers observed a decrease in the production of oxygen during the experiment, which photosystem is most likely to be affected by the environmental factor?</w:t>
      </w:r>
    </w:p>
    <w:p w14:paraId="7B8D3294"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72DA4BAD"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highlight w:val="green"/>
          <w:lang w:val="en-US" w:eastAsia="en-US"/>
        </w:rPr>
        <w:t>a) Photosystem II </w:t>
      </w:r>
    </w:p>
    <w:p w14:paraId="3B962C0D"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b) Photosystem I </w:t>
      </w:r>
    </w:p>
    <w:p w14:paraId="0B24C079"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c) Both Photosystem II and Photosystem I equally </w:t>
      </w:r>
    </w:p>
    <w:p w14:paraId="1BF89BF4"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d) Neither Photosystem II nor Photosystem I</w:t>
      </w:r>
    </w:p>
    <w:p w14:paraId="2B83A9BF"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7513D083" w14:textId="260F0FCD" w:rsidR="00AB05B4" w:rsidRPr="00572B12" w:rsidRDefault="00AB05B4" w:rsidP="00AB05B4">
      <w:pPr>
        <w:spacing w:line="240" w:lineRule="auto"/>
        <w:rPr>
          <w:rFonts w:ascii="Times New Roman" w:eastAsia="Times New Roman" w:hAnsi="Times New Roman" w:cs="Times New Roman"/>
          <w:color w:val="000000"/>
          <w:sz w:val="24"/>
          <w:szCs w:val="24"/>
          <w:lang w:val="en-US" w:eastAsia="en-US"/>
        </w:rPr>
      </w:pPr>
      <w:r w:rsidRPr="00AB05B4">
        <w:rPr>
          <w:rFonts w:ascii="Times New Roman" w:eastAsia="Times New Roman" w:hAnsi="Times New Roman" w:cs="Times New Roman"/>
          <w:color w:val="000000"/>
          <w:sz w:val="24"/>
          <w:szCs w:val="24"/>
          <w:lang w:val="en-US" w:eastAsia="en-US"/>
        </w:rPr>
        <w:t>Ans</w:t>
      </w:r>
      <w:r w:rsidRPr="00572B12">
        <w:rPr>
          <w:rFonts w:ascii="Times New Roman" w:eastAsia="Times New Roman" w:hAnsi="Times New Roman" w:cs="Times New Roman"/>
          <w:color w:val="000000"/>
          <w:sz w:val="24"/>
          <w:szCs w:val="24"/>
          <w:lang w:val="en-US" w:eastAsia="en-US"/>
        </w:rPr>
        <w:t xml:space="preserve">: </w:t>
      </w:r>
      <w:r w:rsidR="003D3EB3">
        <w:rPr>
          <w:rFonts w:ascii="Times New Roman" w:eastAsia="Times New Roman" w:hAnsi="Times New Roman" w:cs="Times New Roman"/>
          <w:color w:val="000000"/>
          <w:sz w:val="24"/>
          <w:szCs w:val="24"/>
          <w:lang w:val="en-US" w:eastAsia="en-US"/>
        </w:rPr>
        <w:t>a)</w:t>
      </w:r>
      <w:ins w:id="30" w:author="Vanmathy" w:date="2023-07-17T10:56:00Z">
        <w:r w:rsidR="00AF266A">
          <w:rPr>
            <w:rFonts w:ascii="Times New Roman" w:eastAsia="Times New Roman" w:hAnsi="Times New Roman" w:cs="Times New Roman"/>
            <w:color w:val="000000"/>
            <w:sz w:val="24"/>
            <w:szCs w:val="24"/>
            <w:lang w:val="en-US" w:eastAsia="en-US"/>
          </w:rPr>
          <w:t xml:space="preserve"> </w:t>
        </w:r>
      </w:ins>
      <w:r w:rsidRPr="00572B12">
        <w:rPr>
          <w:rFonts w:ascii="Times New Roman" w:eastAsia="Times New Roman" w:hAnsi="Times New Roman" w:cs="Times New Roman"/>
          <w:color w:val="000000"/>
          <w:sz w:val="24"/>
          <w:szCs w:val="24"/>
          <w:lang w:val="en-US" w:eastAsia="en-US"/>
        </w:rPr>
        <w:t>Photosystem II</w:t>
      </w:r>
    </w:p>
    <w:p w14:paraId="14332069"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086F2880"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Explanation</w:t>
      </w:r>
      <w:r w:rsidRPr="00572B12">
        <w:rPr>
          <w:rFonts w:ascii="Times New Roman" w:eastAsia="Times New Roman" w:hAnsi="Times New Roman" w:cs="Times New Roman"/>
          <w:color w:val="000000"/>
          <w:sz w:val="24"/>
          <w:szCs w:val="24"/>
          <w:lang w:val="en-US" w:eastAsia="en-US"/>
        </w:rPr>
        <w:t xml:space="preserve">: </w:t>
      </w:r>
      <w:r w:rsidRPr="00AB05B4">
        <w:rPr>
          <w:rFonts w:ascii="Times New Roman" w:eastAsia="Times New Roman" w:hAnsi="Times New Roman" w:cs="Times New Roman"/>
          <w:color w:val="000000"/>
          <w:sz w:val="24"/>
          <w:szCs w:val="24"/>
          <w:lang w:val="en-US" w:eastAsia="en-US"/>
        </w:rPr>
        <w:t>Photosystem II is responsible for generating oxygen during the light-dependent reactions in plant species.</w:t>
      </w:r>
    </w:p>
    <w:p w14:paraId="2B716D80"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3982876A"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Q27.A group of researchers is investigating the effects of a specific compound on the metabolic processes of a cell.</w:t>
      </w:r>
    </w:p>
    <w:p w14:paraId="5F91C506"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If the researchers observe a decrease in the production of ATP and NADH in the cell, which metabolic process is most likely to be affected by the compound?</w:t>
      </w:r>
    </w:p>
    <w:p w14:paraId="76405703"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1D56F425"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a) Electron transport chain</w:t>
      </w:r>
    </w:p>
    <w:p w14:paraId="2BE0F234"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highlight w:val="green"/>
          <w:lang w:val="en-US" w:eastAsia="en-US"/>
        </w:rPr>
        <w:t>b) Krebs cycle (Citric Acid Cycle)</w:t>
      </w:r>
    </w:p>
    <w:p w14:paraId="6FB888A8"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c) Glycolysis </w:t>
      </w:r>
    </w:p>
    <w:p w14:paraId="155F9815"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d) Photosynthesis</w:t>
      </w:r>
    </w:p>
    <w:p w14:paraId="0F5A2BA2"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11489CB4" w14:textId="3B975A63"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Ans</w:t>
      </w:r>
      <w:r w:rsidRPr="00572B12">
        <w:rPr>
          <w:rFonts w:ascii="Times New Roman" w:eastAsia="Times New Roman" w:hAnsi="Times New Roman" w:cs="Times New Roman"/>
          <w:color w:val="000000"/>
          <w:sz w:val="24"/>
          <w:szCs w:val="24"/>
          <w:lang w:val="en-US" w:eastAsia="en-US"/>
        </w:rPr>
        <w:t xml:space="preserve">: </w:t>
      </w:r>
      <w:r w:rsidR="003D3EB3">
        <w:rPr>
          <w:rFonts w:ascii="Times New Roman" w:eastAsia="Times New Roman" w:hAnsi="Times New Roman" w:cs="Times New Roman"/>
          <w:color w:val="000000"/>
          <w:sz w:val="24"/>
          <w:szCs w:val="24"/>
          <w:lang w:val="en-US" w:eastAsia="en-US"/>
        </w:rPr>
        <w:t xml:space="preserve">b) </w:t>
      </w:r>
      <w:r w:rsidRPr="00572B12">
        <w:rPr>
          <w:rFonts w:ascii="Times New Roman" w:eastAsia="Times New Roman" w:hAnsi="Times New Roman" w:cs="Times New Roman"/>
          <w:color w:val="000000"/>
          <w:sz w:val="24"/>
          <w:szCs w:val="24"/>
          <w:lang w:val="en-US" w:eastAsia="en-US"/>
        </w:rPr>
        <w:t>Krebs cycle (Citric Acid Cycle)</w:t>
      </w:r>
    </w:p>
    <w:p w14:paraId="29B0575F"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Explanation</w:t>
      </w:r>
      <w:r w:rsidRPr="00572B12">
        <w:rPr>
          <w:rFonts w:ascii="Times New Roman" w:eastAsia="Times New Roman" w:hAnsi="Times New Roman" w:cs="Times New Roman"/>
          <w:color w:val="000000"/>
          <w:sz w:val="24"/>
          <w:szCs w:val="24"/>
          <w:lang w:val="en-US" w:eastAsia="en-US"/>
        </w:rPr>
        <w:t xml:space="preserve">: </w:t>
      </w:r>
      <w:r w:rsidRPr="00AB05B4">
        <w:rPr>
          <w:rFonts w:ascii="Times New Roman" w:eastAsia="Times New Roman" w:hAnsi="Times New Roman" w:cs="Times New Roman"/>
          <w:color w:val="000000"/>
          <w:sz w:val="24"/>
          <w:szCs w:val="24"/>
          <w:lang w:val="en-US" w:eastAsia="en-US"/>
        </w:rPr>
        <w:t>Kreb cycle is responsible for generating ATP and NADPH during various plant metabolic pathways. A decrease in the amount of ATP production shows an affliction to kreb cycle.</w:t>
      </w:r>
    </w:p>
    <w:p w14:paraId="6D1490E8"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4907F35D"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Q28</w:t>
      </w:r>
      <w:r w:rsidRPr="00572B12">
        <w:rPr>
          <w:rFonts w:ascii="Times New Roman" w:eastAsia="Times New Roman" w:hAnsi="Times New Roman" w:cs="Times New Roman"/>
          <w:color w:val="000000"/>
          <w:sz w:val="24"/>
          <w:szCs w:val="24"/>
          <w:lang w:val="en-US" w:eastAsia="en-US"/>
        </w:rPr>
        <w:t xml:space="preserve">: </w:t>
      </w:r>
      <w:r w:rsidRPr="00AB05B4">
        <w:rPr>
          <w:rFonts w:ascii="Times New Roman" w:eastAsia="Times New Roman" w:hAnsi="Times New Roman" w:cs="Times New Roman"/>
          <w:color w:val="000000"/>
          <w:sz w:val="24"/>
          <w:szCs w:val="24"/>
          <w:lang w:val="en-US" w:eastAsia="en-US"/>
        </w:rPr>
        <w:t>A group of scientists were conducting an experiment to investigate the factors influencing starch synthesis in plants. They decide to alter the levels of ADP-glucose in the plants and observe the effects on starch production.</w:t>
      </w:r>
    </w:p>
    <w:p w14:paraId="511023F4"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73403A6E"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If the researchers decrease the activity of ADP-glucose pyrophosphorylase (AGPase) in the plants, what impact would this likely have on starch synthesis?</w:t>
      </w:r>
    </w:p>
    <w:p w14:paraId="020E724B"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7F43631C"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a) Starch synthesis would be enhanced. </w:t>
      </w:r>
    </w:p>
    <w:p w14:paraId="573E2E65"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highlight w:val="green"/>
          <w:lang w:val="en-US" w:eastAsia="en-US"/>
        </w:rPr>
        <w:t>b) Starch synthesis would be inhibited. </w:t>
      </w:r>
    </w:p>
    <w:p w14:paraId="0786C7F7"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c) Amylose formation would increase. </w:t>
      </w:r>
    </w:p>
    <w:p w14:paraId="58B1F817"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d) Amylopectin branching would decrease.</w:t>
      </w:r>
    </w:p>
    <w:p w14:paraId="3E876E63"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6CA2923F" w14:textId="23938853" w:rsidR="00AB05B4" w:rsidRPr="00572B12" w:rsidRDefault="00AB05B4" w:rsidP="00AB05B4">
      <w:pPr>
        <w:spacing w:line="240" w:lineRule="auto"/>
        <w:rPr>
          <w:rFonts w:ascii="Times New Roman" w:eastAsia="Times New Roman" w:hAnsi="Times New Roman" w:cs="Times New Roman"/>
          <w:color w:val="000000"/>
          <w:sz w:val="24"/>
          <w:szCs w:val="24"/>
          <w:lang w:val="en-US" w:eastAsia="en-US"/>
        </w:rPr>
      </w:pPr>
      <w:r w:rsidRPr="00AB05B4">
        <w:rPr>
          <w:rFonts w:ascii="Times New Roman" w:eastAsia="Times New Roman" w:hAnsi="Times New Roman" w:cs="Times New Roman"/>
          <w:color w:val="000000"/>
          <w:sz w:val="24"/>
          <w:szCs w:val="24"/>
          <w:lang w:val="en-US" w:eastAsia="en-US"/>
        </w:rPr>
        <w:t>Ans</w:t>
      </w:r>
      <w:r w:rsidRPr="00572B12">
        <w:rPr>
          <w:rFonts w:ascii="Times New Roman" w:eastAsia="Times New Roman" w:hAnsi="Times New Roman" w:cs="Times New Roman"/>
          <w:color w:val="000000"/>
          <w:sz w:val="24"/>
          <w:szCs w:val="24"/>
          <w:lang w:val="en-US" w:eastAsia="en-US"/>
        </w:rPr>
        <w:t xml:space="preserve">: </w:t>
      </w:r>
      <w:r w:rsidR="003D3EB3">
        <w:rPr>
          <w:rFonts w:ascii="Times New Roman" w:eastAsia="Times New Roman" w:hAnsi="Times New Roman" w:cs="Times New Roman"/>
          <w:color w:val="000000"/>
          <w:sz w:val="24"/>
          <w:szCs w:val="24"/>
          <w:lang w:val="en-US" w:eastAsia="en-US"/>
        </w:rPr>
        <w:t xml:space="preserve">b) </w:t>
      </w:r>
      <w:r w:rsidRPr="00572B12">
        <w:rPr>
          <w:rFonts w:ascii="Times New Roman" w:eastAsia="Times New Roman" w:hAnsi="Times New Roman" w:cs="Times New Roman"/>
          <w:color w:val="000000"/>
          <w:sz w:val="24"/>
          <w:szCs w:val="24"/>
          <w:lang w:val="en-US" w:eastAsia="en-US"/>
        </w:rPr>
        <w:t>Starch synthesis would be inhibited.</w:t>
      </w:r>
    </w:p>
    <w:p w14:paraId="33D16343"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02D9DC3B"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Explanation</w:t>
      </w:r>
      <w:r w:rsidRPr="00572B12">
        <w:rPr>
          <w:rFonts w:ascii="Times New Roman" w:eastAsia="Times New Roman" w:hAnsi="Times New Roman" w:cs="Times New Roman"/>
          <w:color w:val="000000"/>
          <w:sz w:val="24"/>
          <w:szCs w:val="24"/>
          <w:lang w:val="en-US" w:eastAsia="en-US"/>
        </w:rPr>
        <w:t xml:space="preserve">: </w:t>
      </w:r>
      <w:r w:rsidRPr="00AB05B4">
        <w:rPr>
          <w:rFonts w:ascii="Times New Roman" w:eastAsia="Times New Roman" w:hAnsi="Times New Roman" w:cs="Times New Roman"/>
          <w:color w:val="000000"/>
          <w:sz w:val="24"/>
          <w:szCs w:val="24"/>
          <w:lang w:val="en-US" w:eastAsia="en-US"/>
        </w:rPr>
        <w:t>ADP-glucose pyrophosphorylase (AGPase) enzyme is involved in the first step of starch synthesis, if its activity gets decreased, it will directly affect the process of starch synthesis. </w:t>
      </w:r>
    </w:p>
    <w:p w14:paraId="7AE28392" w14:textId="77777777" w:rsidR="00AB05B4" w:rsidRPr="00AB05B4" w:rsidRDefault="00AB05B4" w:rsidP="00AB05B4">
      <w:pPr>
        <w:spacing w:after="240" w:line="240" w:lineRule="auto"/>
        <w:rPr>
          <w:rFonts w:ascii="Times New Roman" w:eastAsia="Times New Roman" w:hAnsi="Times New Roman" w:cs="Times New Roman"/>
          <w:sz w:val="24"/>
          <w:szCs w:val="24"/>
          <w:lang w:val="en-US" w:eastAsia="en-US"/>
        </w:rPr>
      </w:pPr>
    </w:p>
    <w:p w14:paraId="5EDE6476"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 xml:space="preserve">Q29. A gardener is concerned that fruits of his farm are not developing and having excessive fruit drop. He </w:t>
      </w:r>
      <w:r w:rsidRPr="00572B12">
        <w:rPr>
          <w:rFonts w:ascii="Times New Roman" w:eastAsia="Times New Roman" w:hAnsi="Times New Roman" w:cs="Times New Roman"/>
          <w:color w:val="000000"/>
          <w:sz w:val="24"/>
          <w:szCs w:val="24"/>
          <w:lang w:val="en-US" w:eastAsia="en-US"/>
        </w:rPr>
        <w:t>wants</w:t>
      </w:r>
      <w:r w:rsidRPr="00AB05B4">
        <w:rPr>
          <w:rFonts w:ascii="Times New Roman" w:eastAsia="Times New Roman" w:hAnsi="Times New Roman" w:cs="Times New Roman"/>
          <w:color w:val="000000"/>
          <w:sz w:val="24"/>
          <w:szCs w:val="24"/>
          <w:lang w:val="en-US" w:eastAsia="en-US"/>
        </w:rPr>
        <w:t xml:space="preserve"> to investigate the potential role of a specific plant hormone in addressing these issues.</w:t>
      </w:r>
    </w:p>
    <w:p w14:paraId="14C0ED58"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485E00B7"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 xml:space="preserve">Which plant hormone </w:t>
      </w:r>
      <w:r w:rsidRPr="00572B12">
        <w:rPr>
          <w:rFonts w:ascii="Times New Roman" w:eastAsia="Times New Roman" w:hAnsi="Times New Roman" w:cs="Times New Roman"/>
          <w:color w:val="000000"/>
          <w:sz w:val="24"/>
          <w:szCs w:val="24"/>
          <w:lang w:val="en-US" w:eastAsia="en-US"/>
        </w:rPr>
        <w:t>plays</w:t>
      </w:r>
      <w:r w:rsidRPr="00AB05B4">
        <w:rPr>
          <w:rFonts w:ascii="Times New Roman" w:eastAsia="Times New Roman" w:hAnsi="Times New Roman" w:cs="Times New Roman"/>
          <w:color w:val="000000"/>
          <w:sz w:val="24"/>
          <w:szCs w:val="24"/>
          <w:lang w:val="en-US" w:eastAsia="en-US"/>
        </w:rPr>
        <w:t xml:space="preserve"> an important role in fruit development and preventing fruit drop?</w:t>
      </w:r>
    </w:p>
    <w:p w14:paraId="594E4BB7"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2BBB8027"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highlight w:val="green"/>
          <w:lang w:val="en-US" w:eastAsia="en-US"/>
        </w:rPr>
        <w:t>a) Auxins </w:t>
      </w:r>
    </w:p>
    <w:p w14:paraId="53301562"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b) Gibberellins</w:t>
      </w:r>
    </w:p>
    <w:p w14:paraId="76B139CC"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c) Cytokinins </w:t>
      </w:r>
    </w:p>
    <w:p w14:paraId="08034837"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d) Abscisic Acid (ABA)</w:t>
      </w:r>
    </w:p>
    <w:p w14:paraId="00F61843"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7C0D713E" w14:textId="5347BC3C" w:rsidR="00AB05B4" w:rsidRPr="00572B12" w:rsidRDefault="00AB05B4" w:rsidP="00AB05B4">
      <w:pPr>
        <w:spacing w:line="240" w:lineRule="auto"/>
        <w:rPr>
          <w:rFonts w:ascii="Times New Roman" w:eastAsia="Times New Roman" w:hAnsi="Times New Roman" w:cs="Times New Roman"/>
          <w:color w:val="000000"/>
          <w:sz w:val="24"/>
          <w:szCs w:val="24"/>
          <w:lang w:val="en-US" w:eastAsia="en-US"/>
        </w:rPr>
      </w:pPr>
      <w:r w:rsidRPr="00AB05B4">
        <w:rPr>
          <w:rFonts w:ascii="Times New Roman" w:eastAsia="Times New Roman" w:hAnsi="Times New Roman" w:cs="Times New Roman"/>
          <w:color w:val="000000"/>
          <w:sz w:val="24"/>
          <w:szCs w:val="24"/>
          <w:lang w:val="en-US" w:eastAsia="en-US"/>
        </w:rPr>
        <w:t>Ans</w:t>
      </w:r>
      <w:r w:rsidRPr="00572B12">
        <w:rPr>
          <w:rFonts w:ascii="Times New Roman" w:eastAsia="Times New Roman" w:hAnsi="Times New Roman" w:cs="Times New Roman"/>
          <w:color w:val="000000"/>
          <w:sz w:val="24"/>
          <w:szCs w:val="24"/>
          <w:lang w:val="en-US" w:eastAsia="en-US"/>
        </w:rPr>
        <w:t xml:space="preserve">: </w:t>
      </w:r>
      <w:r w:rsidR="003D3EB3">
        <w:rPr>
          <w:rFonts w:ascii="Times New Roman" w:eastAsia="Times New Roman" w:hAnsi="Times New Roman" w:cs="Times New Roman"/>
          <w:color w:val="000000"/>
          <w:sz w:val="24"/>
          <w:szCs w:val="24"/>
          <w:lang w:val="en-US" w:eastAsia="en-US"/>
        </w:rPr>
        <w:t>a)</w:t>
      </w:r>
      <w:ins w:id="31" w:author="Vanmathy" w:date="2023-07-17T10:56:00Z">
        <w:r w:rsidR="00AF266A">
          <w:rPr>
            <w:rFonts w:ascii="Times New Roman" w:eastAsia="Times New Roman" w:hAnsi="Times New Roman" w:cs="Times New Roman"/>
            <w:color w:val="000000"/>
            <w:sz w:val="24"/>
            <w:szCs w:val="24"/>
            <w:lang w:val="en-US" w:eastAsia="en-US"/>
          </w:rPr>
          <w:t xml:space="preserve"> </w:t>
        </w:r>
      </w:ins>
      <w:r w:rsidRPr="00572B12">
        <w:rPr>
          <w:rFonts w:ascii="Times New Roman" w:eastAsia="Times New Roman" w:hAnsi="Times New Roman" w:cs="Times New Roman"/>
          <w:color w:val="000000"/>
          <w:sz w:val="24"/>
          <w:szCs w:val="24"/>
          <w:lang w:val="en-US" w:eastAsia="en-US"/>
        </w:rPr>
        <w:t>Auxins</w:t>
      </w:r>
    </w:p>
    <w:p w14:paraId="2ABE4C7D"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61892B41"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Explanation</w:t>
      </w:r>
      <w:r w:rsidRPr="00572B12">
        <w:rPr>
          <w:rFonts w:ascii="Times New Roman" w:eastAsia="Times New Roman" w:hAnsi="Times New Roman" w:cs="Times New Roman"/>
          <w:color w:val="000000"/>
          <w:sz w:val="24"/>
          <w:szCs w:val="24"/>
          <w:lang w:val="en-US" w:eastAsia="en-US"/>
        </w:rPr>
        <w:t xml:space="preserve">: </w:t>
      </w:r>
      <w:r w:rsidRPr="00AB05B4">
        <w:rPr>
          <w:rFonts w:ascii="Times New Roman" w:eastAsia="Times New Roman" w:hAnsi="Times New Roman" w:cs="Times New Roman"/>
          <w:color w:val="000000"/>
          <w:sz w:val="24"/>
          <w:szCs w:val="24"/>
          <w:lang w:val="en-US" w:eastAsia="en-US"/>
        </w:rPr>
        <w:t xml:space="preserve">Auxin hormone </w:t>
      </w:r>
      <w:r w:rsidRPr="00572B12">
        <w:rPr>
          <w:rFonts w:ascii="Times New Roman" w:eastAsia="Times New Roman" w:hAnsi="Times New Roman" w:cs="Times New Roman"/>
          <w:color w:val="000000"/>
          <w:sz w:val="24"/>
          <w:szCs w:val="24"/>
          <w:lang w:val="en-US" w:eastAsia="en-US"/>
        </w:rPr>
        <w:t>plays</w:t>
      </w:r>
      <w:r w:rsidRPr="00AB05B4">
        <w:rPr>
          <w:rFonts w:ascii="Times New Roman" w:eastAsia="Times New Roman" w:hAnsi="Times New Roman" w:cs="Times New Roman"/>
          <w:color w:val="000000"/>
          <w:sz w:val="24"/>
          <w:szCs w:val="24"/>
          <w:lang w:val="en-US" w:eastAsia="en-US"/>
        </w:rPr>
        <w:t xml:space="preserve"> an important role in fruit </w:t>
      </w:r>
      <w:r w:rsidRPr="00572B12">
        <w:rPr>
          <w:rFonts w:ascii="Times New Roman" w:eastAsia="Times New Roman" w:hAnsi="Times New Roman" w:cs="Times New Roman"/>
          <w:color w:val="000000"/>
          <w:sz w:val="24"/>
          <w:szCs w:val="24"/>
          <w:lang w:val="en-US" w:eastAsia="en-US"/>
        </w:rPr>
        <w:t>development;</w:t>
      </w:r>
      <w:r w:rsidRPr="00AB05B4">
        <w:rPr>
          <w:rFonts w:ascii="Times New Roman" w:eastAsia="Times New Roman" w:hAnsi="Times New Roman" w:cs="Times New Roman"/>
          <w:color w:val="000000"/>
          <w:sz w:val="24"/>
          <w:szCs w:val="24"/>
          <w:lang w:val="en-US" w:eastAsia="en-US"/>
        </w:rPr>
        <w:t xml:space="preserve"> he should make use of it.</w:t>
      </w:r>
    </w:p>
    <w:p w14:paraId="664D4044"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3CA760DF"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Q30. A group of researchers is studying the transport and utilization of sucrose in a specific crop plant. They are particularly interested in understanding the fate of sucrose once it is unloaded from the phloem into the sink tissues.</w:t>
      </w:r>
    </w:p>
    <w:p w14:paraId="7C3C21A0"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29E2F66E"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lastRenderedPageBreak/>
        <w:t>Once sucrose is unloaded from the phloem into the sink tissues, what is the likely fate of the glucose and fructose produced from sucrose breakdown?</w:t>
      </w:r>
    </w:p>
    <w:p w14:paraId="0314A4D1"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4A03AB02"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a) They are converted into sucrose for re-transport</w:t>
      </w:r>
    </w:p>
    <w:p w14:paraId="09C457B4"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b) They are converted into starch for storage. </w:t>
      </w:r>
    </w:p>
    <w:p w14:paraId="4C65550E"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c) They are transported back to the leaves. </w:t>
      </w:r>
    </w:p>
    <w:p w14:paraId="667CCA8F"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highlight w:val="green"/>
          <w:lang w:val="en-US" w:eastAsia="en-US"/>
        </w:rPr>
        <w:t>d) They are used as energy sources. </w:t>
      </w:r>
    </w:p>
    <w:p w14:paraId="5C73ACEF" w14:textId="77777777" w:rsidR="00AB05B4" w:rsidRPr="00AB05B4" w:rsidRDefault="00AB05B4" w:rsidP="00AB05B4">
      <w:pPr>
        <w:spacing w:after="240" w:line="240" w:lineRule="auto"/>
        <w:rPr>
          <w:rFonts w:ascii="Times New Roman" w:eastAsia="Times New Roman" w:hAnsi="Times New Roman" w:cs="Times New Roman"/>
          <w:sz w:val="24"/>
          <w:szCs w:val="24"/>
          <w:lang w:val="en-US" w:eastAsia="en-US"/>
        </w:rPr>
      </w:pPr>
    </w:p>
    <w:p w14:paraId="5CBE369F" w14:textId="33902DC8" w:rsidR="00AB05B4" w:rsidRPr="00572B12" w:rsidRDefault="00AB05B4" w:rsidP="00AB05B4">
      <w:pPr>
        <w:spacing w:line="240" w:lineRule="auto"/>
        <w:rPr>
          <w:rFonts w:ascii="Times New Roman" w:eastAsia="Times New Roman" w:hAnsi="Times New Roman" w:cs="Times New Roman"/>
          <w:color w:val="000000"/>
          <w:sz w:val="24"/>
          <w:szCs w:val="24"/>
          <w:lang w:val="en-US" w:eastAsia="en-US"/>
        </w:rPr>
      </w:pPr>
      <w:r w:rsidRPr="00AB05B4">
        <w:rPr>
          <w:rFonts w:ascii="Times New Roman" w:eastAsia="Times New Roman" w:hAnsi="Times New Roman" w:cs="Times New Roman"/>
          <w:color w:val="000000"/>
          <w:sz w:val="24"/>
          <w:szCs w:val="24"/>
          <w:lang w:val="en-US" w:eastAsia="en-US"/>
        </w:rPr>
        <w:t>Ans</w:t>
      </w:r>
      <w:r w:rsidRPr="00572B12">
        <w:rPr>
          <w:rFonts w:ascii="Times New Roman" w:eastAsia="Times New Roman" w:hAnsi="Times New Roman" w:cs="Times New Roman"/>
          <w:color w:val="000000"/>
          <w:sz w:val="24"/>
          <w:szCs w:val="24"/>
          <w:lang w:val="en-US" w:eastAsia="en-US"/>
        </w:rPr>
        <w:t xml:space="preserve">: </w:t>
      </w:r>
      <w:r w:rsidR="003D3EB3">
        <w:rPr>
          <w:rFonts w:ascii="Times New Roman" w:eastAsia="Times New Roman" w:hAnsi="Times New Roman" w:cs="Times New Roman"/>
          <w:color w:val="000000"/>
          <w:sz w:val="24"/>
          <w:szCs w:val="24"/>
          <w:lang w:val="en-US" w:eastAsia="en-US"/>
        </w:rPr>
        <w:t>d)</w:t>
      </w:r>
      <w:ins w:id="32" w:author="Vanmathy" w:date="2023-07-17T10:56:00Z">
        <w:r w:rsidR="00AF266A">
          <w:rPr>
            <w:rFonts w:ascii="Times New Roman" w:eastAsia="Times New Roman" w:hAnsi="Times New Roman" w:cs="Times New Roman"/>
            <w:color w:val="000000"/>
            <w:sz w:val="24"/>
            <w:szCs w:val="24"/>
            <w:lang w:val="en-US" w:eastAsia="en-US"/>
          </w:rPr>
          <w:t xml:space="preserve"> </w:t>
        </w:r>
      </w:ins>
      <w:r w:rsidRPr="00572B12">
        <w:rPr>
          <w:rFonts w:ascii="Times New Roman" w:eastAsia="Times New Roman" w:hAnsi="Times New Roman" w:cs="Times New Roman"/>
          <w:color w:val="000000"/>
          <w:sz w:val="24"/>
          <w:szCs w:val="24"/>
          <w:lang w:val="en-US" w:eastAsia="en-US"/>
        </w:rPr>
        <w:t>They are used as energy sources.</w:t>
      </w:r>
    </w:p>
    <w:p w14:paraId="08425DE3"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p>
    <w:p w14:paraId="7518850F" w14:textId="77777777" w:rsidR="00AB05B4" w:rsidRPr="00AB05B4" w:rsidRDefault="00AB05B4" w:rsidP="00AB05B4">
      <w:pPr>
        <w:spacing w:line="240" w:lineRule="auto"/>
        <w:rPr>
          <w:rFonts w:ascii="Times New Roman" w:eastAsia="Times New Roman" w:hAnsi="Times New Roman" w:cs="Times New Roman"/>
          <w:sz w:val="24"/>
          <w:szCs w:val="24"/>
          <w:lang w:val="en-US" w:eastAsia="en-US"/>
        </w:rPr>
      </w:pPr>
      <w:r w:rsidRPr="00AB05B4">
        <w:rPr>
          <w:rFonts w:ascii="Times New Roman" w:eastAsia="Times New Roman" w:hAnsi="Times New Roman" w:cs="Times New Roman"/>
          <w:color w:val="000000"/>
          <w:sz w:val="24"/>
          <w:szCs w:val="24"/>
          <w:lang w:val="en-US" w:eastAsia="en-US"/>
        </w:rPr>
        <w:t>Explanation</w:t>
      </w:r>
      <w:r w:rsidRPr="00572B12">
        <w:rPr>
          <w:rFonts w:ascii="Times New Roman" w:eastAsia="Times New Roman" w:hAnsi="Times New Roman" w:cs="Times New Roman"/>
          <w:color w:val="000000"/>
          <w:sz w:val="24"/>
          <w:szCs w:val="24"/>
          <w:lang w:val="en-US" w:eastAsia="en-US"/>
        </w:rPr>
        <w:t xml:space="preserve">: </w:t>
      </w:r>
      <w:r w:rsidRPr="00AB05B4">
        <w:rPr>
          <w:rFonts w:ascii="Times New Roman" w:eastAsia="Times New Roman" w:hAnsi="Times New Roman" w:cs="Times New Roman"/>
          <w:color w:val="000000"/>
          <w:sz w:val="24"/>
          <w:szCs w:val="24"/>
          <w:lang w:val="en-US" w:eastAsia="en-US"/>
        </w:rPr>
        <w:t>Once sucrose is unloaded, glucose and fructose molecules are derived from it, which serve as energy storage molecules for further use.</w:t>
      </w:r>
    </w:p>
    <w:p w14:paraId="48B5881C" w14:textId="77777777" w:rsidR="00BA4807" w:rsidRPr="00572B12" w:rsidRDefault="00BA4807">
      <w:pPr>
        <w:spacing w:line="259" w:lineRule="auto"/>
        <w:rPr>
          <w:rFonts w:ascii="Times New Roman" w:hAnsi="Times New Roman" w:cs="Times New Roman"/>
          <w:sz w:val="24"/>
          <w:szCs w:val="24"/>
        </w:rPr>
      </w:pPr>
    </w:p>
    <w:p w14:paraId="77337728" w14:textId="77777777" w:rsidR="00BA4807" w:rsidRPr="00572B12" w:rsidRDefault="00B6033C">
      <w:pPr>
        <w:spacing w:line="259" w:lineRule="auto"/>
        <w:rPr>
          <w:rFonts w:ascii="Times New Roman" w:hAnsi="Times New Roman" w:cs="Times New Roman"/>
          <w:sz w:val="24"/>
          <w:szCs w:val="24"/>
        </w:rPr>
      </w:pPr>
      <w:r w:rsidRPr="00572B12">
        <w:rPr>
          <w:rFonts w:ascii="Times New Roman" w:hAnsi="Times New Roman" w:cs="Times New Roman"/>
          <w:sz w:val="24"/>
          <w:szCs w:val="24"/>
        </w:rPr>
        <w:t>DOK 4</w:t>
      </w:r>
    </w:p>
    <w:p w14:paraId="0C6F2355" w14:textId="77777777" w:rsidR="00BA4807" w:rsidRPr="00572B12" w:rsidRDefault="00D8139B">
      <w:pPr>
        <w:spacing w:line="259" w:lineRule="auto"/>
        <w:rPr>
          <w:rFonts w:ascii="Times New Roman" w:hAnsi="Times New Roman" w:cs="Times New Roman"/>
          <w:b/>
          <w:sz w:val="24"/>
          <w:szCs w:val="24"/>
        </w:rPr>
      </w:pPr>
      <w:r w:rsidRPr="00572B12">
        <w:rPr>
          <w:rFonts w:ascii="Times New Roman" w:hAnsi="Times New Roman" w:cs="Times New Roman"/>
          <w:b/>
          <w:sz w:val="24"/>
          <w:szCs w:val="24"/>
        </w:rPr>
        <w:t xml:space="preserve">Open Ended </w:t>
      </w:r>
      <w:r w:rsidR="00AB05B4" w:rsidRPr="00572B12">
        <w:rPr>
          <w:rFonts w:ascii="Times New Roman" w:hAnsi="Times New Roman" w:cs="Times New Roman"/>
          <w:b/>
          <w:sz w:val="24"/>
          <w:szCs w:val="24"/>
        </w:rPr>
        <w:t>Q</w:t>
      </w:r>
      <w:r w:rsidRPr="00572B12">
        <w:rPr>
          <w:rFonts w:ascii="Times New Roman" w:hAnsi="Times New Roman" w:cs="Times New Roman"/>
          <w:b/>
          <w:sz w:val="24"/>
          <w:szCs w:val="24"/>
        </w:rPr>
        <w:t>uestions</w:t>
      </w:r>
    </w:p>
    <w:p w14:paraId="1EAB39A4" w14:textId="77777777" w:rsidR="00BA4807" w:rsidRPr="00572B12" w:rsidRDefault="00BA4807">
      <w:pPr>
        <w:spacing w:line="259" w:lineRule="auto"/>
        <w:rPr>
          <w:rFonts w:ascii="Times New Roman" w:hAnsi="Times New Roman" w:cs="Times New Roman"/>
          <w:sz w:val="24"/>
          <w:szCs w:val="24"/>
        </w:rPr>
      </w:pPr>
    </w:p>
    <w:p w14:paraId="29CF002D" w14:textId="77777777" w:rsidR="00BA4807" w:rsidRPr="00AF266A" w:rsidRDefault="00AF266A" w:rsidP="00AF266A">
      <w:pPr>
        <w:spacing w:line="259" w:lineRule="auto"/>
        <w:rPr>
          <w:rFonts w:ascii="Times New Roman" w:hAnsi="Times New Roman" w:cs="Times New Roman"/>
          <w:sz w:val="24"/>
          <w:szCs w:val="24"/>
        </w:rPr>
      </w:pPr>
      <w:r>
        <w:rPr>
          <w:rFonts w:ascii="Times New Roman" w:hAnsi="Times New Roman" w:cs="Times New Roman"/>
          <w:sz w:val="24"/>
          <w:szCs w:val="24"/>
        </w:rPr>
        <w:t xml:space="preserve">31. </w:t>
      </w:r>
      <w:r w:rsidR="00D8139B" w:rsidRPr="00AF266A">
        <w:rPr>
          <w:rFonts w:ascii="Times New Roman" w:hAnsi="Times New Roman" w:cs="Times New Roman"/>
          <w:sz w:val="24"/>
          <w:szCs w:val="24"/>
        </w:rPr>
        <w:t>What do you mean by plant hormones? Give some examples and their functions.</w:t>
      </w:r>
    </w:p>
    <w:p w14:paraId="05468FA6" w14:textId="77777777" w:rsidR="00BA4807" w:rsidRPr="00572B12" w:rsidRDefault="00BA4807">
      <w:pPr>
        <w:spacing w:line="259" w:lineRule="auto"/>
        <w:ind w:left="720"/>
        <w:rPr>
          <w:rFonts w:ascii="Times New Roman" w:hAnsi="Times New Roman" w:cs="Times New Roman"/>
          <w:sz w:val="24"/>
          <w:szCs w:val="24"/>
        </w:rPr>
      </w:pPr>
    </w:p>
    <w:p w14:paraId="7F0189D9" w14:textId="77777777" w:rsidR="00BA4807" w:rsidRPr="00572B12" w:rsidRDefault="00D8139B">
      <w:pPr>
        <w:spacing w:line="259" w:lineRule="auto"/>
        <w:rPr>
          <w:rFonts w:ascii="Times New Roman" w:hAnsi="Times New Roman" w:cs="Times New Roman"/>
          <w:color w:val="CC0000"/>
          <w:sz w:val="24"/>
          <w:szCs w:val="24"/>
        </w:rPr>
      </w:pPr>
      <w:r w:rsidRPr="00572B12">
        <w:rPr>
          <w:rFonts w:ascii="Times New Roman" w:hAnsi="Times New Roman" w:cs="Times New Roman"/>
          <w:color w:val="CC0000"/>
          <w:sz w:val="24"/>
          <w:szCs w:val="24"/>
        </w:rPr>
        <w:t>Sample answer</w:t>
      </w:r>
      <w:r w:rsidR="00AB05B4" w:rsidRPr="00572B12">
        <w:rPr>
          <w:rFonts w:ascii="Times New Roman" w:hAnsi="Times New Roman" w:cs="Times New Roman"/>
          <w:color w:val="CC0000"/>
          <w:sz w:val="24"/>
          <w:szCs w:val="24"/>
        </w:rPr>
        <w:t>:</w:t>
      </w:r>
      <w:r w:rsidRPr="00572B12">
        <w:rPr>
          <w:rFonts w:ascii="Times New Roman" w:hAnsi="Times New Roman" w:cs="Times New Roman"/>
          <w:color w:val="CC0000"/>
          <w:sz w:val="24"/>
          <w:szCs w:val="24"/>
        </w:rPr>
        <w:t xml:space="preserve"> Plant hormones are natural chemical messengers that regulate plant growth and development. Examples include auxins, cytokinins, gibberellins, and abscisic acid. They control processes like cell elongation, division, and response to environmental stimuli.</w:t>
      </w:r>
    </w:p>
    <w:p w14:paraId="79125306" w14:textId="77777777" w:rsidR="007A36C7" w:rsidRDefault="007A36C7" w:rsidP="00AF266A">
      <w:pPr>
        <w:spacing w:line="259" w:lineRule="auto"/>
        <w:rPr>
          <w:rFonts w:ascii="Times New Roman" w:hAnsi="Times New Roman" w:cs="Times New Roman"/>
          <w:sz w:val="24"/>
          <w:szCs w:val="24"/>
        </w:rPr>
      </w:pPr>
    </w:p>
    <w:p w14:paraId="4F07FD7F" w14:textId="77777777" w:rsidR="00BA4807" w:rsidRPr="007A36C7" w:rsidRDefault="007A36C7" w:rsidP="007A36C7">
      <w:pPr>
        <w:spacing w:line="259" w:lineRule="auto"/>
        <w:rPr>
          <w:rFonts w:ascii="Times New Roman" w:hAnsi="Times New Roman" w:cs="Times New Roman"/>
          <w:sz w:val="24"/>
          <w:szCs w:val="24"/>
        </w:rPr>
      </w:pPr>
      <w:r>
        <w:rPr>
          <w:rFonts w:ascii="Times New Roman" w:hAnsi="Times New Roman" w:cs="Times New Roman"/>
          <w:sz w:val="24"/>
          <w:szCs w:val="24"/>
        </w:rPr>
        <w:t xml:space="preserve">32. </w:t>
      </w:r>
      <w:r w:rsidR="00D8139B" w:rsidRPr="007A36C7">
        <w:rPr>
          <w:rFonts w:ascii="Times New Roman" w:hAnsi="Times New Roman" w:cs="Times New Roman"/>
          <w:sz w:val="24"/>
          <w:szCs w:val="24"/>
        </w:rPr>
        <w:t>What do you mean by Glycolysis? Explain the process stepwise.</w:t>
      </w:r>
    </w:p>
    <w:p w14:paraId="0094D5C5" w14:textId="77777777" w:rsidR="00BA4807" w:rsidRPr="00572B12" w:rsidRDefault="00BA4807">
      <w:pPr>
        <w:spacing w:line="259" w:lineRule="auto"/>
        <w:ind w:left="720"/>
        <w:rPr>
          <w:rFonts w:ascii="Times New Roman" w:hAnsi="Times New Roman" w:cs="Times New Roman"/>
          <w:sz w:val="24"/>
          <w:szCs w:val="24"/>
        </w:rPr>
      </w:pPr>
    </w:p>
    <w:p w14:paraId="68D997DE" w14:textId="77777777" w:rsidR="00BA4807" w:rsidRPr="00572B12" w:rsidRDefault="00D8139B">
      <w:pPr>
        <w:spacing w:line="259" w:lineRule="auto"/>
        <w:rPr>
          <w:rFonts w:ascii="Times New Roman" w:hAnsi="Times New Roman" w:cs="Times New Roman"/>
          <w:color w:val="CC0000"/>
          <w:sz w:val="24"/>
          <w:szCs w:val="24"/>
        </w:rPr>
      </w:pPr>
      <w:r w:rsidRPr="00572B12">
        <w:rPr>
          <w:rFonts w:ascii="Times New Roman" w:hAnsi="Times New Roman" w:cs="Times New Roman"/>
          <w:color w:val="CC0000"/>
          <w:sz w:val="24"/>
          <w:szCs w:val="24"/>
        </w:rPr>
        <w:t>Sample answer</w:t>
      </w:r>
      <w:r w:rsidR="00AB05B4" w:rsidRPr="00572B12">
        <w:rPr>
          <w:rFonts w:ascii="Times New Roman" w:hAnsi="Times New Roman" w:cs="Times New Roman"/>
          <w:color w:val="CC0000"/>
          <w:sz w:val="24"/>
          <w:szCs w:val="24"/>
        </w:rPr>
        <w:t>:</w:t>
      </w:r>
      <w:r w:rsidRPr="00572B12">
        <w:rPr>
          <w:rFonts w:ascii="Times New Roman" w:hAnsi="Times New Roman" w:cs="Times New Roman"/>
          <w:color w:val="CC0000"/>
          <w:sz w:val="24"/>
          <w:szCs w:val="24"/>
        </w:rPr>
        <w:t xml:space="preserve"> Glycolysis is the metabolic process that involves breaking down molecules of glucose into pyruvate. It involves a series of reactions that produce energy in the form of ATP and NADH.</w:t>
      </w:r>
    </w:p>
    <w:p w14:paraId="7EA40D6B" w14:textId="77777777" w:rsidR="00BA4807" w:rsidRPr="00572B12" w:rsidRDefault="00BA4807">
      <w:pPr>
        <w:spacing w:line="259" w:lineRule="auto"/>
        <w:ind w:left="720"/>
        <w:rPr>
          <w:rFonts w:ascii="Times New Roman" w:hAnsi="Times New Roman" w:cs="Times New Roman"/>
          <w:sz w:val="24"/>
          <w:szCs w:val="24"/>
        </w:rPr>
      </w:pPr>
    </w:p>
    <w:p w14:paraId="76A3AB24" w14:textId="77777777" w:rsidR="00BA4807" w:rsidRPr="007A36C7" w:rsidRDefault="007A36C7" w:rsidP="007A36C7">
      <w:pPr>
        <w:pBdr>
          <w:top w:val="none" w:sz="0" w:space="0" w:color="D9D9E3"/>
          <w:left w:val="none" w:sz="0" w:space="0" w:color="D9D9E3"/>
          <w:bottom w:val="none" w:sz="0" w:space="0" w:color="D9D9E3"/>
          <w:right w:val="none" w:sz="0" w:space="0" w:color="D9D9E3"/>
          <w:between w:val="none" w:sz="0" w:space="0" w:color="D9D9E3"/>
        </w:pBdr>
        <w:spacing w:line="240" w:lineRule="auto"/>
        <w:rPr>
          <w:rFonts w:ascii="Times New Roman" w:hAnsi="Times New Roman" w:cs="Times New Roman"/>
          <w:sz w:val="24"/>
          <w:szCs w:val="24"/>
        </w:rPr>
      </w:pPr>
      <w:r>
        <w:rPr>
          <w:rFonts w:ascii="Times New Roman" w:hAnsi="Times New Roman" w:cs="Times New Roman"/>
          <w:sz w:val="24"/>
          <w:szCs w:val="24"/>
        </w:rPr>
        <w:t xml:space="preserve">33. </w:t>
      </w:r>
      <w:r w:rsidR="00D8139B" w:rsidRPr="007A36C7">
        <w:rPr>
          <w:rFonts w:ascii="Times New Roman" w:hAnsi="Times New Roman" w:cs="Times New Roman"/>
          <w:sz w:val="24"/>
          <w:szCs w:val="24"/>
        </w:rPr>
        <w:t>How is starch synthesized in plants, and what are the main enzymes involved in this process?</w:t>
      </w:r>
    </w:p>
    <w:p w14:paraId="7FE98C38" w14:textId="77777777" w:rsidR="00BA4807" w:rsidRPr="00572B12" w:rsidRDefault="00BA4807">
      <w:pPr>
        <w:pBdr>
          <w:top w:val="none" w:sz="0" w:space="0" w:color="D9D9E3"/>
          <w:left w:val="none" w:sz="0" w:space="0" w:color="D9D9E3"/>
          <w:bottom w:val="none" w:sz="0" w:space="0" w:color="D9D9E3"/>
          <w:right w:val="none" w:sz="0" w:space="0" w:color="D9D9E3"/>
          <w:between w:val="none" w:sz="0" w:space="0" w:color="D9D9E3"/>
        </w:pBdr>
        <w:spacing w:line="240" w:lineRule="auto"/>
        <w:ind w:left="720"/>
        <w:rPr>
          <w:rFonts w:ascii="Times New Roman" w:hAnsi="Times New Roman" w:cs="Times New Roman"/>
          <w:sz w:val="24"/>
          <w:szCs w:val="24"/>
        </w:rPr>
      </w:pPr>
    </w:p>
    <w:p w14:paraId="3DB54232" w14:textId="77777777" w:rsidR="00BA4807" w:rsidRPr="00572B12" w:rsidRDefault="00D8139B">
      <w:pPr>
        <w:spacing w:line="259" w:lineRule="auto"/>
        <w:rPr>
          <w:rFonts w:ascii="Times New Roman" w:hAnsi="Times New Roman" w:cs="Times New Roman"/>
          <w:color w:val="CC0000"/>
          <w:sz w:val="24"/>
          <w:szCs w:val="24"/>
        </w:rPr>
      </w:pPr>
      <w:r w:rsidRPr="00572B12">
        <w:rPr>
          <w:rFonts w:ascii="Times New Roman" w:hAnsi="Times New Roman" w:cs="Times New Roman"/>
          <w:color w:val="CC0000"/>
          <w:sz w:val="24"/>
          <w:szCs w:val="24"/>
        </w:rPr>
        <w:t>Sample answer</w:t>
      </w:r>
      <w:r w:rsidR="00AB05B4" w:rsidRPr="00572B12">
        <w:rPr>
          <w:rFonts w:ascii="Times New Roman" w:hAnsi="Times New Roman" w:cs="Times New Roman"/>
          <w:color w:val="CC0000"/>
          <w:sz w:val="24"/>
          <w:szCs w:val="24"/>
        </w:rPr>
        <w:t>:</w:t>
      </w:r>
      <w:r w:rsidRPr="00572B12">
        <w:rPr>
          <w:rFonts w:ascii="Times New Roman" w:hAnsi="Times New Roman" w:cs="Times New Roman"/>
          <w:color w:val="CC0000"/>
          <w:sz w:val="24"/>
          <w:szCs w:val="24"/>
        </w:rPr>
        <w:t xml:space="preserve"> Starch synthesis is done in plants by converting glucose-1-phosphate to ADP-glucose, which is then used by starch synthase and branching enzyme to form amylose and amylopectin as a product.</w:t>
      </w:r>
    </w:p>
    <w:p w14:paraId="6DB949C2" w14:textId="77777777" w:rsidR="00BA4807" w:rsidRPr="00572B12" w:rsidRDefault="00BA4807">
      <w:pPr>
        <w:pBdr>
          <w:top w:val="none" w:sz="0" w:space="0" w:color="D9D9E3"/>
          <w:left w:val="none" w:sz="0" w:space="0" w:color="D9D9E3"/>
          <w:bottom w:val="none" w:sz="0" w:space="0" w:color="D9D9E3"/>
          <w:right w:val="none" w:sz="0" w:space="0" w:color="D9D9E3"/>
          <w:between w:val="none" w:sz="0" w:space="0" w:color="D9D9E3"/>
        </w:pBdr>
        <w:spacing w:line="240" w:lineRule="auto"/>
        <w:ind w:left="720"/>
        <w:rPr>
          <w:rFonts w:ascii="Times New Roman" w:hAnsi="Times New Roman" w:cs="Times New Roman"/>
          <w:sz w:val="24"/>
          <w:szCs w:val="24"/>
        </w:rPr>
      </w:pPr>
    </w:p>
    <w:p w14:paraId="784F9042" w14:textId="77777777" w:rsidR="00BA4807" w:rsidRPr="007A36C7" w:rsidRDefault="007A36C7" w:rsidP="007A36C7">
      <w:pPr>
        <w:spacing w:line="259" w:lineRule="auto"/>
        <w:rPr>
          <w:rFonts w:ascii="Times New Roman" w:hAnsi="Times New Roman" w:cs="Times New Roman"/>
          <w:sz w:val="24"/>
          <w:szCs w:val="24"/>
        </w:rPr>
      </w:pPr>
      <w:r>
        <w:rPr>
          <w:rFonts w:ascii="Times New Roman" w:hAnsi="Times New Roman" w:cs="Times New Roman"/>
          <w:sz w:val="24"/>
          <w:szCs w:val="24"/>
        </w:rPr>
        <w:t xml:space="preserve">34. </w:t>
      </w:r>
      <w:r w:rsidR="00D8139B" w:rsidRPr="007A36C7">
        <w:rPr>
          <w:rFonts w:ascii="Times New Roman" w:hAnsi="Times New Roman" w:cs="Times New Roman"/>
          <w:sz w:val="24"/>
          <w:szCs w:val="24"/>
        </w:rPr>
        <w:t>Describe the process of electron transport chain and ATP synthesis in photosynthesis, including the roles of photosystem II, photosystem I, and ATP synthase.</w:t>
      </w:r>
    </w:p>
    <w:p w14:paraId="1F5E2CB0" w14:textId="77777777" w:rsidR="00BA4807" w:rsidRPr="00572B12" w:rsidRDefault="00BA4807">
      <w:pPr>
        <w:spacing w:line="259" w:lineRule="auto"/>
        <w:ind w:left="720"/>
        <w:rPr>
          <w:rFonts w:ascii="Times New Roman" w:hAnsi="Times New Roman" w:cs="Times New Roman"/>
          <w:sz w:val="24"/>
          <w:szCs w:val="24"/>
        </w:rPr>
      </w:pPr>
    </w:p>
    <w:p w14:paraId="7AE52763" w14:textId="77777777" w:rsidR="00BA4807" w:rsidRPr="00572B12" w:rsidRDefault="007A36C7">
      <w:pPr>
        <w:spacing w:line="259" w:lineRule="auto"/>
        <w:rPr>
          <w:rFonts w:ascii="Times New Roman" w:hAnsi="Times New Roman" w:cs="Times New Roman"/>
          <w:sz w:val="24"/>
          <w:szCs w:val="24"/>
        </w:rPr>
      </w:pPr>
      <w:r>
        <w:rPr>
          <w:rFonts w:ascii="Times New Roman" w:hAnsi="Times New Roman" w:cs="Times New Roman"/>
          <w:color w:val="CC0000"/>
          <w:sz w:val="24"/>
          <w:szCs w:val="24"/>
        </w:rPr>
        <w:t>Sample answer:</w:t>
      </w:r>
      <w:r w:rsidRPr="00572B12">
        <w:rPr>
          <w:rFonts w:ascii="Times New Roman" w:hAnsi="Times New Roman" w:cs="Times New Roman"/>
          <w:color w:val="CC0000"/>
          <w:sz w:val="24"/>
          <w:szCs w:val="24"/>
        </w:rPr>
        <w:t xml:space="preserve"> In</w:t>
      </w:r>
      <w:r w:rsidR="00D8139B" w:rsidRPr="00572B12">
        <w:rPr>
          <w:rFonts w:ascii="Times New Roman" w:hAnsi="Times New Roman" w:cs="Times New Roman"/>
          <w:color w:val="CC0000"/>
          <w:sz w:val="24"/>
          <w:szCs w:val="24"/>
        </w:rPr>
        <w:t xml:space="preserve"> photosynthesis, photosystem II works first by absorbing light and splits water to release oxygen. Energized electrons then passes through the electron transport chain, pumping protons and creating ATP. Photosystem I then re-energizes electrons, forming NADPH.</w:t>
      </w:r>
    </w:p>
    <w:p w14:paraId="4424FDCC" w14:textId="77777777" w:rsidR="00BA4807" w:rsidRPr="00572B12" w:rsidRDefault="00BA4807">
      <w:pPr>
        <w:spacing w:line="259" w:lineRule="auto"/>
        <w:rPr>
          <w:rFonts w:ascii="Times New Roman" w:hAnsi="Times New Roman" w:cs="Times New Roman"/>
          <w:sz w:val="24"/>
          <w:szCs w:val="24"/>
        </w:rPr>
      </w:pPr>
    </w:p>
    <w:p w14:paraId="5A294643" w14:textId="77777777" w:rsidR="00BA4807" w:rsidRPr="007A36C7" w:rsidRDefault="007A36C7" w:rsidP="007A36C7">
      <w:pPr>
        <w:spacing w:line="259" w:lineRule="auto"/>
        <w:rPr>
          <w:rFonts w:ascii="Times New Roman" w:hAnsi="Times New Roman" w:cs="Times New Roman"/>
          <w:sz w:val="24"/>
          <w:szCs w:val="24"/>
        </w:rPr>
      </w:pPr>
      <w:r>
        <w:rPr>
          <w:rFonts w:ascii="Times New Roman" w:hAnsi="Times New Roman" w:cs="Times New Roman"/>
          <w:sz w:val="24"/>
          <w:szCs w:val="24"/>
        </w:rPr>
        <w:t xml:space="preserve">35. </w:t>
      </w:r>
      <w:r w:rsidR="00D8139B" w:rsidRPr="007A36C7">
        <w:rPr>
          <w:rFonts w:ascii="Times New Roman" w:hAnsi="Times New Roman" w:cs="Times New Roman"/>
          <w:sz w:val="24"/>
          <w:szCs w:val="24"/>
        </w:rPr>
        <w:t xml:space="preserve">What does a plant </w:t>
      </w:r>
      <w:r w:rsidRPr="007A36C7">
        <w:rPr>
          <w:rFonts w:ascii="Times New Roman" w:hAnsi="Times New Roman" w:cs="Times New Roman"/>
          <w:sz w:val="24"/>
          <w:szCs w:val="24"/>
        </w:rPr>
        <w:t>cell consists</w:t>
      </w:r>
      <w:r w:rsidR="00AB05B4" w:rsidRPr="007A36C7">
        <w:rPr>
          <w:rFonts w:ascii="Times New Roman" w:hAnsi="Times New Roman" w:cs="Times New Roman"/>
          <w:sz w:val="24"/>
          <w:szCs w:val="24"/>
        </w:rPr>
        <w:t xml:space="preserve"> of?</w:t>
      </w:r>
      <w:r w:rsidR="00D8139B" w:rsidRPr="007A36C7">
        <w:rPr>
          <w:rFonts w:ascii="Times New Roman" w:hAnsi="Times New Roman" w:cs="Times New Roman"/>
          <w:sz w:val="24"/>
          <w:szCs w:val="24"/>
        </w:rPr>
        <w:t xml:space="preserve"> Discuss the</w:t>
      </w:r>
      <w:r w:rsidR="00AB05B4" w:rsidRPr="007A36C7">
        <w:rPr>
          <w:rFonts w:ascii="Times New Roman" w:hAnsi="Times New Roman" w:cs="Times New Roman"/>
          <w:sz w:val="24"/>
          <w:szCs w:val="24"/>
        </w:rPr>
        <w:t xml:space="preserve"> functions</w:t>
      </w:r>
      <w:r w:rsidR="00D8139B" w:rsidRPr="007A36C7">
        <w:rPr>
          <w:rFonts w:ascii="Times New Roman" w:hAnsi="Times New Roman" w:cs="Times New Roman"/>
          <w:sz w:val="24"/>
          <w:szCs w:val="24"/>
        </w:rPr>
        <w:t xml:space="preserve"> of organelles?</w:t>
      </w:r>
    </w:p>
    <w:p w14:paraId="7C79594B" w14:textId="77777777" w:rsidR="00BA4807" w:rsidRPr="00572B12" w:rsidRDefault="00BA4807">
      <w:pPr>
        <w:spacing w:line="259" w:lineRule="auto"/>
        <w:rPr>
          <w:rFonts w:ascii="Times New Roman" w:hAnsi="Times New Roman" w:cs="Times New Roman"/>
          <w:b/>
          <w:sz w:val="24"/>
          <w:szCs w:val="24"/>
        </w:rPr>
      </w:pPr>
    </w:p>
    <w:p w14:paraId="56639419" w14:textId="77777777" w:rsidR="00BA4807" w:rsidRPr="00572B12" w:rsidRDefault="00D8139B">
      <w:pPr>
        <w:spacing w:line="259" w:lineRule="auto"/>
        <w:rPr>
          <w:rFonts w:ascii="Times New Roman" w:hAnsi="Times New Roman" w:cs="Times New Roman"/>
          <w:color w:val="CC0000"/>
          <w:sz w:val="24"/>
          <w:szCs w:val="24"/>
        </w:rPr>
      </w:pPr>
      <w:r w:rsidRPr="00572B12">
        <w:rPr>
          <w:rFonts w:ascii="Times New Roman" w:hAnsi="Times New Roman" w:cs="Times New Roman"/>
          <w:color w:val="CC0000"/>
          <w:sz w:val="24"/>
          <w:szCs w:val="24"/>
        </w:rPr>
        <w:t>Sample answer</w:t>
      </w:r>
      <w:r w:rsidR="00AB05B4" w:rsidRPr="00572B12">
        <w:rPr>
          <w:rFonts w:ascii="Times New Roman" w:hAnsi="Times New Roman" w:cs="Times New Roman"/>
          <w:color w:val="CC0000"/>
          <w:sz w:val="24"/>
          <w:szCs w:val="24"/>
        </w:rPr>
        <w:t>:</w:t>
      </w:r>
      <w:r w:rsidRPr="00572B12">
        <w:rPr>
          <w:rFonts w:ascii="Times New Roman" w:hAnsi="Times New Roman" w:cs="Times New Roman"/>
          <w:color w:val="CC0000"/>
          <w:sz w:val="24"/>
          <w:szCs w:val="24"/>
        </w:rPr>
        <w:t xml:space="preserve"> A plant cell consists of an outer cell wall, cell membrane, cytoplasm, nucleus, chloroplasts, mitochondria, vacuoles, and endoplasmic reticulum. </w:t>
      </w:r>
    </w:p>
    <w:p w14:paraId="453554AE" w14:textId="77777777" w:rsidR="00BA4807" w:rsidRPr="00572B12" w:rsidRDefault="00D8139B">
      <w:pPr>
        <w:spacing w:line="259" w:lineRule="auto"/>
        <w:rPr>
          <w:rFonts w:ascii="Times New Roman" w:hAnsi="Times New Roman" w:cs="Times New Roman"/>
          <w:color w:val="CC0000"/>
          <w:sz w:val="24"/>
          <w:szCs w:val="24"/>
        </w:rPr>
      </w:pPr>
      <w:r w:rsidRPr="00572B12">
        <w:rPr>
          <w:rFonts w:ascii="Times New Roman" w:hAnsi="Times New Roman" w:cs="Times New Roman"/>
          <w:color w:val="CC0000"/>
          <w:sz w:val="24"/>
          <w:szCs w:val="24"/>
        </w:rPr>
        <w:lastRenderedPageBreak/>
        <w:t>Organelles perform specific functions like energy production (mitochondria), photosynthesis (chloroplasts), and storage (vacuoles).</w:t>
      </w:r>
    </w:p>
    <w:p w14:paraId="29FE69A2" w14:textId="77777777" w:rsidR="00BA4807" w:rsidRPr="00572B12" w:rsidRDefault="00BA4807">
      <w:pPr>
        <w:spacing w:line="420" w:lineRule="auto"/>
        <w:rPr>
          <w:rFonts w:ascii="Times New Roman" w:eastAsia="Roboto" w:hAnsi="Times New Roman" w:cs="Times New Roman"/>
          <w:sz w:val="24"/>
          <w:szCs w:val="24"/>
        </w:rPr>
      </w:pPr>
    </w:p>
    <w:p w14:paraId="20273E33" w14:textId="77777777" w:rsidR="00BA4807" w:rsidRPr="00572B12" w:rsidRDefault="00BA4807">
      <w:pPr>
        <w:spacing w:line="259" w:lineRule="auto"/>
        <w:rPr>
          <w:rFonts w:ascii="Times New Roman" w:hAnsi="Times New Roman" w:cs="Times New Roman"/>
          <w:sz w:val="24"/>
          <w:szCs w:val="24"/>
        </w:rPr>
      </w:pPr>
    </w:p>
    <w:p w14:paraId="1C89F5E8" w14:textId="77777777" w:rsidR="00BA4807" w:rsidRPr="00572B12" w:rsidRDefault="00BA4807">
      <w:pPr>
        <w:spacing w:line="259" w:lineRule="auto"/>
        <w:rPr>
          <w:rFonts w:ascii="Times New Roman" w:hAnsi="Times New Roman" w:cs="Times New Roman"/>
          <w:b/>
          <w:sz w:val="24"/>
          <w:szCs w:val="24"/>
        </w:rPr>
      </w:pPr>
    </w:p>
    <w:p w14:paraId="73AB94C7" w14:textId="77777777" w:rsidR="00BA4807" w:rsidRPr="00572B12" w:rsidRDefault="00D8139B">
      <w:pPr>
        <w:spacing w:line="259" w:lineRule="auto"/>
        <w:rPr>
          <w:rFonts w:ascii="Times New Roman" w:hAnsi="Times New Roman" w:cs="Times New Roman"/>
          <w:b/>
          <w:sz w:val="24"/>
          <w:szCs w:val="24"/>
        </w:rPr>
      </w:pPr>
      <w:r w:rsidRPr="00572B12">
        <w:rPr>
          <w:rFonts w:ascii="Times New Roman" w:hAnsi="Times New Roman" w:cs="Times New Roman"/>
          <w:b/>
          <w:sz w:val="24"/>
          <w:szCs w:val="24"/>
        </w:rPr>
        <w:t>References</w:t>
      </w:r>
    </w:p>
    <w:p w14:paraId="18778BC9" w14:textId="77777777" w:rsidR="00BA4807" w:rsidRPr="00572B12" w:rsidRDefault="00BA4807">
      <w:pPr>
        <w:spacing w:line="259" w:lineRule="auto"/>
        <w:rPr>
          <w:rFonts w:ascii="Times New Roman" w:hAnsi="Times New Roman" w:cs="Times New Roman"/>
          <w:sz w:val="24"/>
          <w:szCs w:val="24"/>
        </w:rPr>
      </w:pPr>
    </w:p>
    <w:p w14:paraId="3D3A4A4D" w14:textId="77777777" w:rsidR="00BA4807" w:rsidRPr="00572B12" w:rsidRDefault="00000000">
      <w:pPr>
        <w:rPr>
          <w:rFonts w:ascii="Times New Roman" w:eastAsia="Times New Roman" w:hAnsi="Times New Roman" w:cs="Times New Roman"/>
          <w:sz w:val="24"/>
          <w:szCs w:val="24"/>
        </w:rPr>
      </w:pPr>
      <w:hyperlink r:id="rId31">
        <w:r w:rsidR="00D8139B" w:rsidRPr="00572B12">
          <w:rPr>
            <w:rFonts w:ascii="Times New Roman" w:eastAsia="Times New Roman" w:hAnsi="Times New Roman" w:cs="Times New Roman"/>
            <w:color w:val="1155CC"/>
            <w:sz w:val="24"/>
            <w:szCs w:val="24"/>
            <w:u w:val="single"/>
          </w:rPr>
          <w:t>https://www.acs.edu.au/courses/biochemistry-i-plants-200.aspx</w:t>
        </w:r>
      </w:hyperlink>
    </w:p>
    <w:p w14:paraId="0041533A" w14:textId="77777777" w:rsidR="00BA4807" w:rsidRPr="00572B12" w:rsidRDefault="00000000">
      <w:pPr>
        <w:rPr>
          <w:rFonts w:ascii="Times New Roman" w:eastAsia="Times New Roman" w:hAnsi="Times New Roman" w:cs="Times New Roman"/>
          <w:sz w:val="24"/>
          <w:szCs w:val="24"/>
        </w:rPr>
      </w:pPr>
      <w:hyperlink r:id="rId32">
        <w:r w:rsidR="00D8139B" w:rsidRPr="00572B12">
          <w:rPr>
            <w:rFonts w:ascii="Times New Roman" w:eastAsia="Times New Roman" w:hAnsi="Times New Roman" w:cs="Times New Roman"/>
            <w:color w:val="1155CC"/>
            <w:sz w:val="24"/>
            <w:szCs w:val="24"/>
            <w:u w:val="single"/>
          </w:rPr>
          <w:t>https://www.embibe.com/questions/Draw-a-typical-plant-cell-and-label-the-following-parts--%28a%29-Cell-wall-%28b%29-Nucleus-%28c%29-Chloroplast-%28d%29-Vacuole./EM7120695</w:t>
        </w:r>
      </w:hyperlink>
    </w:p>
    <w:p w14:paraId="65229715" w14:textId="77777777" w:rsidR="00BA4807" w:rsidRPr="00572B12" w:rsidRDefault="00000000">
      <w:pPr>
        <w:rPr>
          <w:rFonts w:ascii="Times New Roman" w:eastAsia="Times New Roman" w:hAnsi="Times New Roman" w:cs="Times New Roman"/>
          <w:sz w:val="24"/>
          <w:szCs w:val="24"/>
        </w:rPr>
      </w:pPr>
      <w:hyperlink r:id="rId33">
        <w:r w:rsidR="00D8139B" w:rsidRPr="00572B12">
          <w:rPr>
            <w:rFonts w:ascii="Times New Roman" w:eastAsia="Times New Roman" w:hAnsi="Times New Roman" w:cs="Times New Roman"/>
            <w:color w:val="1155CC"/>
            <w:sz w:val="24"/>
            <w:szCs w:val="24"/>
            <w:u w:val="single"/>
          </w:rPr>
          <w:t>https://www.khanacademy.org/science/ap-biology/cellular-energetics/photosynthesis/a/intro-to-photosynthesis</w:t>
        </w:r>
      </w:hyperlink>
    </w:p>
    <w:p w14:paraId="7B0AF79D" w14:textId="77777777" w:rsidR="00BA4807" w:rsidRPr="00572B12" w:rsidRDefault="00000000">
      <w:pPr>
        <w:rPr>
          <w:rFonts w:ascii="Times New Roman" w:eastAsia="Times New Roman" w:hAnsi="Times New Roman" w:cs="Times New Roman"/>
          <w:sz w:val="24"/>
          <w:szCs w:val="24"/>
        </w:rPr>
      </w:pPr>
      <w:hyperlink r:id="rId34">
        <w:r w:rsidR="00D8139B" w:rsidRPr="00572B12">
          <w:rPr>
            <w:rFonts w:ascii="Times New Roman" w:eastAsia="Times New Roman" w:hAnsi="Times New Roman" w:cs="Times New Roman"/>
            <w:color w:val="1155CC"/>
            <w:sz w:val="24"/>
            <w:szCs w:val="24"/>
            <w:u w:val="single"/>
          </w:rPr>
          <w:t>https://www.vectorstock.com/royalty-free-vector/diagram-showing-schematic-stomata-on-leaf-vector-29225876</w:t>
        </w:r>
      </w:hyperlink>
    </w:p>
    <w:p w14:paraId="6ECA3B57" w14:textId="77777777" w:rsidR="00BA4807" w:rsidRPr="00572B12" w:rsidRDefault="00000000">
      <w:pPr>
        <w:rPr>
          <w:rFonts w:ascii="Times New Roman" w:eastAsia="Times New Roman" w:hAnsi="Times New Roman" w:cs="Times New Roman"/>
          <w:sz w:val="24"/>
          <w:szCs w:val="24"/>
        </w:rPr>
      </w:pPr>
      <w:hyperlink r:id="rId35">
        <w:r w:rsidR="00D8139B" w:rsidRPr="00572B12">
          <w:rPr>
            <w:rFonts w:ascii="Times New Roman" w:eastAsia="Times New Roman" w:hAnsi="Times New Roman" w:cs="Times New Roman"/>
            <w:color w:val="1155CC"/>
            <w:sz w:val="24"/>
            <w:szCs w:val="24"/>
            <w:u w:val="single"/>
          </w:rPr>
          <w:t>https://www.sciencefacts.net/respiration-in-plants.html</w:t>
        </w:r>
      </w:hyperlink>
    </w:p>
    <w:p w14:paraId="5F537BCE" w14:textId="77777777" w:rsidR="00BA4807" w:rsidRPr="00572B12" w:rsidRDefault="00000000">
      <w:pPr>
        <w:rPr>
          <w:rFonts w:ascii="Times New Roman" w:eastAsia="Times New Roman" w:hAnsi="Times New Roman" w:cs="Times New Roman"/>
          <w:sz w:val="24"/>
          <w:szCs w:val="24"/>
        </w:rPr>
      </w:pPr>
      <w:hyperlink r:id="rId36">
        <w:r w:rsidR="00D8139B" w:rsidRPr="00572B12">
          <w:rPr>
            <w:rFonts w:ascii="Times New Roman" w:eastAsia="Times New Roman" w:hAnsi="Times New Roman" w:cs="Times New Roman"/>
            <w:color w:val="1155CC"/>
            <w:sz w:val="24"/>
            <w:szCs w:val="24"/>
            <w:u w:val="single"/>
          </w:rPr>
          <w:t>https://en.wikipedia.org/wiki/Ethanol_fermentation</w:t>
        </w:r>
      </w:hyperlink>
    </w:p>
    <w:p w14:paraId="20C169C6" w14:textId="77777777" w:rsidR="00BA4807" w:rsidRPr="00572B12" w:rsidRDefault="00000000">
      <w:pPr>
        <w:rPr>
          <w:rFonts w:ascii="Times New Roman" w:hAnsi="Times New Roman" w:cs="Times New Roman"/>
          <w:sz w:val="24"/>
          <w:szCs w:val="24"/>
        </w:rPr>
      </w:pPr>
      <w:hyperlink r:id="rId37">
        <w:r w:rsidR="00D8139B" w:rsidRPr="00572B12">
          <w:rPr>
            <w:rFonts w:ascii="Times New Roman" w:eastAsia="Times New Roman" w:hAnsi="Times New Roman" w:cs="Times New Roman"/>
            <w:color w:val="1155CC"/>
            <w:sz w:val="24"/>
            <w:szCs w:val="24"/>
            <w:u w:val="single"/>
          </w:rPr>
          <w:t>https://www.sciencefacts.net/lactic-acid-fermentation.htm</w:t>
        </w:r>
      </w:hyperlink>
    </w:p>
    <w:p w14:paraId="3703A5E6" w14:textId="77777777" w:rsidR="00BA4807" w:rsidRPr="00572B12" w:rsidRDefault="00000000">
      <w:pPr>
        <w:rPr>
          <w:rFonts w:ascii="Times New Roman" w:hAnsi="Times New Roman" w:cs="Times New Roman"/>
          <w:sz w:val="24"/>
          <w:szCs w:val="24"/>
        </w:rPr>
      </w:pPr>
      <w:hyperlink r:id="rId38">
        <w:r w:rsidR="00D8139B" w:rsidRPr="00572B12">
          <w:rPr>
            <w:rFonts w:ascii="Times New Roman" w:hAnsi="Times New Roman" w:cs="Times New Roman"/>
            <w:color w:val="1155CC"/>
            <w:sz w:val="24"/>
            <w:szCs w:val="24"/>
            <w:u w:val="single"/>
          </w:rPr>
          <w:t>https://www.researchgate.net/figure/Diagram-of-starch-biosynthesis-pathway_fig3_357401789</w:t>
        </w:r>
      </w:hyperlink>
    </w:p>
    <w:p w14:paraId="220041A6" w14:textId="77777777" w:rsidR="00BA4807" w:rsidRPr="00572B12" w:rsidRDefault="00BA4807">
      <w:pPr>
        <w:rPr>
          <w:rFonts w:ascii="Times New Roman" w:hAnsi="Times New Roman" w:cs="Times New Roman"/>
          <w:sz w:val="24"/>
          <w:szCs w:val="24"/>
        </w:rPr>
      </w:pPr>
    </w:p>
    <w:sectPr w:rsidR="00BA4807" w:rsidRPr="00572B12" w:rsidSect="00642EEB">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Vanmathy" w:date="2023-07-14T09:15:00Z" w:initials="Van">
    <w:p w14:paraId="7ED1080F" w14:textId="77777777" w:rsidR="00E502CB" w:rsidRDefault="00E502CB">
      <w:pPr>
        <w:pStyle w:val="CommentText"/>
      </w:pPr>
      <w:r>
        <w:rPr>
          <w:rStyle w:val="CommentReference"/>
        </w:rPr>
        <w:annotationRef/>
      </w:r>
      <w:r>
        <w:t>Kindly find the below link and image and see if it can be replaced with the existing image.</w:t>
      </w:r>
    </w:p>
    <w:p w14:paraId="342F1DB0" w14:textId="77777777" w:rsidR="00E502CB" w:rsidRDefault="00E502CB">
      <w:pPr>
        <w:pStyle w:val="CommentText"/>
      </w:pPr>
    </w:p>
    <w:p w14:paraId="0E92B4B1" w14:textId="77777777" w:rsidR="00E502CB" w:rsidRDefault="00000000">
      <w:pPr>
        <w:pStyle w:val="CommentText"/>
      </w:pPr>
      <w:hyperlink r:id="rId1" w:history="1">
        <w:r w:rsidR="00E502CB" w:rsidRPr="004C3D11">
          <w:rPr>
            <w:rStyle w:val="Hyperlink"/>
          </w:rPr>
          <w:t>https://commons.wikimedia.org/wiki/File:Photosynthesis_equation.svg</w:t>
        </w:r>
      </w:hyperlink>
      <w:r w:rsidR="00E502CB">
        <w:t xml:space="preserve"> </w:t>
      </w:r>
    </w:p>
    <w:p w14:paraId="2D2AB648" w14:textId="77777777" w:rsidR="00E502CB" w:rsidRDefault="00E502CB">
      <w:pPr>
        <w:pStyle w:val="CommentText"/>
      </w:pPr>
    </w:p>
    <w:p w14:paraId="5A9FA2AD" w14:textId="77777777" w:rsidR="00E502CB" w:rsidRDefault="00E502CB">
      <w:pPr>
        <w:pStyle w:val="CommentText"/>
      </w:pPr>
      <w:r>
        <w:rPr>
          <w:noProof/>
          <w:lang w:val="en-US" w:eastAsia="en-US"/>
        </w:rPr>
        <w:drawing>
          <wp:inline distT="0" distB="0" distL="0" distR="0" wp14:anchorId="3FB806B9" wp14:editId="11E6ACF8">
            <wp:extent cx="1810582" cy="260985"/>
            <wp:effectExtent l="0" t="0" r="0" b="5715"/>
            <wp:docPr id="15" name="Picture 15" descr="File:Photosynthesis equati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Photosynthesis equation.sv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21970" cy="262627"/>
                    </a:xfrm>
                    <a:prstGeom prst="rect">
                      <a:avLst/>
                    </a:prstGeom>
                    <a:noFill/>
                    <a:ln>
                      <a:noFill/>
                    </a:ln>
                  </pic:spPr>
                </pic:pic>
              </a:graphicData>
            </a:graphic>
          </wp:inline>
        </w:drawing>
      </w:r>
    </w:p>
    <w:p w14:paraId="39309B5E" w14:textId="77777777" w:rsidR="00E502CB" w:rsidRDefault="00E502CB">
      <w:pPr>
        <w:pStyle w:val="CommentText"/>
      </w:pPr>
      <w:r>
        <w:t>This is a free image and will be highly preferred by the client.</w:t>
      </w:r>
    </w:p>
    <w:p w14:paraId="18C53ACB" w14:textId="77777777" w:rsidR="00E502CB" w:rsidRDefault="00E502CB">
      <w:pPr>
        <w:pStyle w:val="CommentText"/>
      </w:pPr>
      <w:r>
        <w:t>It is always recommended to use free images as far as possible. Kindly consider.</w:t>
      </w:r>
    </w:p>
  </w:comment>
  <w:comment w:id="3" w:author="vasudhaarora07@gmail.com" w:date="2023-07-17T22:13:00Z" w:initials="v">
    <w:p w14:paraId="1939483A" w14:textId="77777777" w:rsidR="003D3EB3" w:rsidRDefault="003D3EB3" w:rsidP="00EC53C1">
      <w:pPr>
        <w:pStyle w:val="CommentText"/>
      </w:pPr>
      <w:r>
        <w:rPr>
          <w:rStyle w:val="CommentReference"/>
        </w:rPr>
        <w:annotationRef/>
      </w:r>
      <w:r>
        <w:t xml:space="preserve">It is the same image </w:t>
      </w:r>
    </w:p>
  </w:comment>
  <w:comment w:id="13" w:author="Vanmathy" w:date="2023-07-17T10:46:00Z" w:initials="Van">
    <w:p w14:paraId="616D48D3" w14:textId="41711EFD" w:rsidR="00867473" w:rsidRDefault="00867473">
      <w:pPr>
        <w:pStyle w:val="CommentText"/>
      </w:pPr>
      <w:r>
        <w:rPr>
          <w:rStyle w:val="CommentReference"/>
        </w:rPr>
        <w:annotationRef/>
      </w:r>
      <w:r>
        <w:t>Kindly provide answer with option and content.</w:t>
      </w:r>
    </w:p>
    <w:p w14:paraId="388FA0A4" w14:textId="77777777" w:rsidR="00867473" w:rsidRDefault="00867473">
      <w:pPr>
        <w:pStyle w:val="CommentText"/>
      </w:pPr>
      <w:r>
        <w:t>For example:</w:t>
      </w:r>
    </w:p>
    <w:p w14:paraId="7912932F" w14:textId="77777777" w:rsidR="00867473" w:rsidRDefault="00867473">
      <w:pPr>
        <w:pStyle w:val="CommentText"/>
      </w:pPr>
      <w:r>
        <w:t xml:space="preserve">Answer: D) All of the above. </w:t>
      </w:r>
    </w:p>
    <w:p w14:paraId="58A56995" w14:textId="77777777" w:rsidR="00867473" w:rsidRDefault="00867473">
      <w:pPr>
        <w:pStyle w:val="CommentText"/>
      </w:pPr>
    </w:p>
    <w:p w14:paraId="5CD06E8A" w14:textId="77777777" w:rsidR="00867473" w:rsidRDefault="00867473">
      <w:pPr>
        <w:pStyle w:val="CommentText"/>
      </w:pPr>
      <w:r>
        <w:t>Kindly ensure this for all the assessment questions.</w:t>
      </w:r>
    </w:p>
  </w:comment>
  <w:comment w:id="14" w:author="vasudhaarora07@gmail.com" w:date="2023-07-17T22:08:00Z" w:initials="v">
    <w:p w14:paraId="7B83CA0A" w14:textId="77777777" w:rsidR="003D3EB3" w:rsidRDefault="003D3EB3" w:rsidP="00501EE4">
      <w:pPr>
        <w:pStyle w:val="CommentText"/>
      </w:pPr>
      <w:r>
        <w:rPr>
          <w:rStyle w:val="CommentReference"/>
        </w:rPr>
        <w:annotationRef/>
      </w:r>
      <w:r>
        <w:t xml:space="preserve">CORRECTED </w:t>
      </w:r>
    </w:p>
  </w:comment>
  <w:comment w:id="15" w:author="Vanmathy" w:date="2023-07-17T10:47:00Z" w:initials="Van">
    <w:p w14:paraId="432D962C" w14:textId="0CC926C6" w:rsidR="00867473" w:rsidRDefault="00867473">
      <w:pPr>
        <w:pStyle w:val="CommentText"/>
      </w:pPr>
      <w:r>
        <w:rPr>
          <w:rStyle w:val="CommentReference"/>
        </w:rPr>
        <w:annotationRef/>
      </w:r>
      <w:r>
        <w:t>Kindly provide the ANSWER option as you have provided in the question.</w:t>
      </w:r>
    </w:p>
    <w:p w14:paraId="46E7015B" w14:textId="77777777" w:rsidR="00867473" w:rsidRPr="00867473" w:rsidRDefault="00867473" w:rsidP="00867473">
      <w:pPr>
        <w:spacing w:line="259" w:lineRule="auto"/>
        <w:rPr>
          <w:rFonts w:ascii="Times New Roman" w:hAnsi="Times New Roman" w:cs="Times New Roman"/>
          <w:sz w:val="24"/>
          <w:szCs w:val="24"/>
        </w:rPr>
      </w:pPr>
      <w:r>
        <w:t>For example:</w:t>
      </w:r>
      <w:r>
        <w:br/>
        <w:t>answer: B)</w:t>
      </w:r>
      <w:r w:rsidRPr="00867473">
        <w:rPr>
          <w:rFonts w:ascii="Times New Roman" w:hAnsi="Times New Roman" w:cs="Times New Roman"/>
          <w:sz w:val="24"/>
          <w:szCs w:val="24"/>
        </w:rPr>
        <w:t xml:space="preserve"> Abscisic Acid helps in Enhancing seed dormancy</w:t>
      </w:r>
    </w:p>
  </w:comment>
  <w:comment w:id="16" w:author="vasudhaarora07@gmail.com" w:date="2023-07-17T22:09:00Z" w:initials="v">
    <w:p w14:paraId="047AE397" w14:textId="77777777" w:rsidR="003D3EB3" w:rsidRDefault="003D3EB3" w:rsidP="005466D2">
      <w:pPr>
        <w:pStyle w:val="CommentText"/>
      </w:pPr>
      <w:r>
        <w:rPr>
          <w:rStyle w:val="CommentReference"/>
        </w:rPr>
        <w:annotationRef/>
      </w:r>
      <w:r>
        <w:t>CORRECTED</w:t>
      </w:r>
    </w:p>
  </w:comment>
  <w:comment w:id="20" w:author="Vanmathy" w:date="2023-07-17T10:54:00Z" w:initials="Van">
    <w:p w14:paraId="272BE510" w14:textId="5A76F711" w:rsidR="00867473" w:rsidRDefault="00867473">
      <w:pPr>
        <w:pStyle w:val="CommentText"/>
      </w:pPr>
      <w:r>
        <w:rPr>
          <w:rStyle w:val="CommentReference"/>
        </w:rPr>
        <w:annotationRef/>
      </w:r>
      <w:r>
        <w:t xml:space="preserve">Kindly provide ANY one numbering kind for all the assessment questions. </w:t>
      </w:r>
    </w:p>
    <w:p w14:paraId="59FF6AF5" w14:textId="77777777" w:rsidR="00867473" w:rsidRDefault="00AF266A">
      <w:pPr>
        <w:pStyle w:val="CommentText"/>
      </w:pPr>
      <w:r>
        <w:t xml:space="preserve">It would be good if you opt </w:t>
      </w:r>
      <w:r w:rsidR="00867473">
        <w:t xml:space="preserve"> </w:t>
      </w:r>
      <w:r w:rsidR="00867473" w:rsidRPr="00867473">
        <w:rPr>
          <w:highlight w:val="yellow"/>
        </w:rPr>
        <w:t>a b c d</w:t>
      </w:r>
      <w:r>
        <w:t xml:space="preserve"> as the numbering kind for ALL the assessment questions.</w:t>
      </w:r>
    </w:p>
  </w:comment>
  <w:comment w:id="21" w:author="Vanmathy" w:date="2023-07-17T10:51:00Z" w:initials="Van">
    <w:p w14:paraId="36B7122B" w14:textId="77777777" w:rsidR="00867473" w:rsidRDefault="00867473">
      <w:pPr>
        <w:pStyle w:val="CommentText"/>
      </w:pPr>
      <w:r>
        <w:rPr>
          <w:rStyle w:val="CommentReference"/>
        </w:rPr>
        <w:annotationRef/>
      </w:r>
      <w:r>
        <w:t xml:space="preserve">Once you have changed the numbering kind, kindly provide the same here. </w:t>
      </w:r>
    </w:p>
  </w:comment>
  <w:comment w:id="22" w:author="vasudhaarora07@gmail.com" w:date="2023-07-17T22:13:00Z" w:initials="v">
    <w:p w14:paraId="3D3932C4" w14:textId="77777777" w:rsidR="003D3EB3" w:rsidRDefault="003D3EB3" w:rsidP="00D2454B">
      <w:pPr>
        <w:pStyle w:val="CommentText"/>
      </w:pPr>
      <w:r>
        <w:rPr>
          <w:rStyle w:val="CommentReference"/>
        </w:rPr>
        <w:annotationRef/>
      </w:r>
      <w:r>
        <w:t>okay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C53ACB" w15:done="0"/>
  <w15:commentEx w15:paraId="1939483A" w15:paraIdParent="18C53ACB" w15:done="0"/>
  <w15:commentEx w15:paraId="5CD06E8A" w15:done="0"/>
  <w15:commentEx w15:paraId="7B83CA0A" w15:paraIdParent="5CD06E8A" w15:done="0"/>
  <w15:commentEx w15:paraId="46E7015B" w15:done="0"/>
  <w15:commentEx w15:paraId="047AE397" w15:paraIdParent="46E7015B" w15:done="0"/>
  <w15:commentEx w15:paraId="59FF6AF5" w15:done="0"/>
  <w15:commentEx w15:paraId="36B7122B" w15:done="0"/>
  <w15:commentEx w15:paraId="3D3932C4" w15:paraIdParent="36B712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03BA6" w16cex:dateUtc="2023-07-17T16:43:00Z"/>
  <w16cex:commentExtensible w16cex:durableId="28603A71" w16cex:dateUtc="2023-07-17T16:38:00Z"/>
  <w16cex:commentExtensible w16cex:durableId="28603A9C" w16cex:dateUtc="2023-07-17T16:39:00Z"/>
  <w16cex:commentExtensible w16cex:durableId="28603B75" w16cex:dateUtc="2023-07-17T16: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C53ACB" w16cid:durableId="28603A3E"/>
  <w16cid:commentId w16cid:paraId="1939483A" w16cid:durableId="28603BA6"/>
  <w16cid:commentId w16cid:paraId="5CD06E8A" w16cid:durableId="28603A3F"/>
  <w16cid:commentId w16cid:paraId="7B83CA0A" w16cid:durableId="28603A71"/>
  <w16cid:commentId w16cid:paraId="46E7015B" w16cid:durableId="28603A40"/>
  <w16cid:commentId w16cid:paraId="047AE397" w16cid:durableId="28603A9C"/>
  <w16cid:commentId w16cid:paraId="59FF6AF5" w16cid:durableId="28603A41"/>
  <w16cid:commentId w16cid:paraId="36B7122B" w16cid:durableId="28603A42"/>
  <w16cid:commentId w16cid:paraId="3D3932C4" w16cid:durableId="28603B7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Emoji">
    <w:panose1 w:val="020B0502040204020203"/>
    <w:charset w:val="00"/>
    <w:family w:val="swiss"/>
    <w:pitch w:val="variable"/>
    <w:sig w:usb0="00000003" w:usb1="02000000" w:usb2="00000000" w:usb3="00000000" w:csb0="00000001" w:csb1="00000000"/>
  </w:font>
  <w:font w:name="Roboto">
    <w:altName w:val="Arial"/>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7C25"/>
    <w:multiLevelType w:val="hybridMultilevel"/>
    <w:tmpl w:val="7E9482EC"/>
    <w:lvl w:ilvl="0" w:tplc="0409000F">
      <w:start w:val="3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57434"/>
    <w:multiLevelType w:val="multilevel"/>
    <w:tmpl w:val="767E3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211DF2"/>
    <w:multiLevelType w:val="hybridMultilevel"/>
    <w:tmpl w:val="AA644266"/>
    <w:lvl w:ilvl="0" w:tplc="0409000F">
      <w:start w:val="3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E465F"/>
    <w:multiLevelType w:val="hybridMultilevel"/>
    <w:tmpl w:val="A5924E4E"/>
    <w:lvl w:ilvl="0" w:tplc="0409000F">
      <w:start w:val="3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B31F2F"/>
    <w:multiLevelType w:val="hybridMultilevel"/>
    <w:tmpl w:val="F7868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672F92"/>
    <w:multiLevelType w:val="multilevel"/>
    <w:tmpl w:val="5F64F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8293716"/>
    <w:multiLevelType w:val="multilevel"/>
    <w:tmpl w:val="15AE3C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8447EB"/>
    <w:multiLevelType w:val="hybridMultilevel"/>
    <w:tmpl w:val="85A80C18"/>
    <w:lvl w:ilvl="0" w:tplc="0409000F">
      <w:start w:val="3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A83BED"/>
    <w:multiLevelType w:val="multilevel"/>
    <w:tmpl w:val="63B6C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4562A29"/>
    <w:multiLevelType w:val="hybridMultilevel"/>
    <w:tmpl w:val="27AC5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BC08C0"/>
    <w:multiLevelType w:val="hybridMultilevel"/>
    <w:tmpl w:val="8548BB0A"/>
    <w:lvl w:ilvl="0" w:tplc="0409000F">
      <w:start w:val="3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100218"/>
    <w:multiLevelType w:val="multilevel"/>
    <w:tmpl w:val="00BA1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DC351CE"/>
    <w:multiLevelType w:val="multilevel"/>
    <w:tmpl w:val="154EA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0904217"/>
    <w:multiLevelType w:val="multilevel"/>
    <w:tmpl w:val="6B40F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7E50B08"/>
    <w:multiLevelType w:val="hybridMultilevel"/>
    <w:tmpl w:val="CA2E0158"/>
    <w:lvl w:ilvl="0" w:tplc="0409000F">
      <w:start w:val="3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3358D6"/>
    <w:multiLevelType w:val="hybridMultilevel"/>
    <w:tmpl w:val="94085C24"/>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0A06D56"/>
    <w:multiLevelType w:val="multilevel"/>
    <w:tmpl w:val="A58C5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1CD0EE7"/>
    <w:multiLevelType w:val="hybridMultilevel"/>
    <w:tmpl w:val="31004B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6529C5"/>
    <w:multiLevelType w:val="multilevel"/>
    <w:tmpl w:val="2D3EFB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B602A4F"/>
    <w:multiLevelType w:val="multilevel"/>
    <w:tmpl w:val="97644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F936814"/>
    <w:multiLevelType w:val="hybridMultilevel"/>
    <w:tmpl w:val="2D5EF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D41BC6"/>
    <w:multiLevelType w:val="multilevel"/>
    <w:tmpl w:val="614C2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8294683"/>
    <w:multiLevelType w:val="hybridMultilevel"/>
    <w:tmpl w:val="AB8A3D40"/>
    <w:lvl w:ilvl="0" w:tplc="0409000F">
      <w:start w:val="3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891D28"/>
    <w:multiLevelType w:val="hybridMultilevel"/>
    <w:tmpl w:val="091E0612"/>
    <w:lvl w:ilvl="0" w:tplc="81C86AF8">
      <w:start w:val="31"/>
      <w:numFmt w:val="decimal"/>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F64092"/>
    <w:multiLevelType w:val="multilevel"/>
    <w:tmpl w:val="BE0C6B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B746B65"/>
    <w:multiLevelType w:val="multilevel"/>
    <w:tmpl w:val="A3C42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67694934">
    <w:abstractNumId w:val="24"/>
  </w:num>
  <w:num w:numId="2" w16cid:durableId="1892764437">
    <w:abstractNumId w:val="13"/>
  </w:num>
  <w:num w:numId="3" w16cid:durableId="2070497544">
    <w:abstractNumId w:val="1"/>
  </w:num>
  <w:num w:numId="4" w16cid:durableId="1287734042">
    <w:abstractNumId w:val="25"/>
  </w:num>
  <w:num w:numId="5" w16cid:durableId="1244994084">
    <w:abstractNumId w:val="21"/>
  </w:num>
  <w:num w:numId="6" w16cid:durableId="341394665">
    <w:abstractNumId w:val="6"/>
  </w:num>
  <w:num w:numId="7" w16cid:durableId="154691951">
    <w:abstractNumId w:val="5"/>
  </w:num>
  <w:num w:numId="8" w16cid:durableId="580408646">
    <w:abstractNumId w:val="11"/>
  </w:num>
  <w:num w:numId="9" w16cid:durableId="314844973">
    <w:abstractNumId w:val="16"/>
  </w:num>
  <w:num w:numId="10" w16cid:durableId="1332025751">
    <w:abstractNumId w:val="12"/>
  </w:num>
  <w:num w:numId="11" w16cid:durableId="663095492">
    <w:abstractNumId w:val="18"/>
  </w:num>
  <w:num w:numId="12" w16cid:durableId="1254246758">
    <w:abstractNumId w:val="19"/>
  </w:num>
  <w:num w:numId="13" w16cid:durableId="1879466769">
    <w:abstractNumId w:val="8"/>
  </w:num>
  <w:num w:numId="14" w16cid:durableId="27489491">
    <w:abstractNumId w:val="17"/>
  </w:num>
  <w:num w:numId="15" w16cid:durableId="987133251">
    <w:abstractNumId w:val="20"/>
  </w:num>
  <w:num w:numId="16" w16cid:durableId="1102722156">
    <w:abstractNumId w:val="15"/>
  </w:num>
  <w:num w:numId="17" w16cid:durableId="252207293">
    <w:abstractNumId w:val="23"/>
  </w:num>
  <w:num w:numId="18" w16cid:durableId="777719410">
    <w:abstractNumId w:val="4"/>
  </w:num>
  <w:num w:numId="19" w16cid:durableId="1016228340">
    <w:abstractNumId w:val="9"/>
  </w:num>
  <w:num w:numId="20" w16cid:durableId="579170799">
    <w:abstractNumId w:val="0"/>
  </w:num>
  <w:num w:numId="21" w16cid:durableId="732199117">
    <w:abstractNumId w:val="10"/>
  </w:num>
  <w:num w:numId="22" w16cid:durableId="1812286330">
    <w:abstractNumId w:val="3"/>
  </w:num>
  <w:num w:numId="23" w16cid:durableId="627662209">
    <w:abstractNumId w:val="14"/>
  </w:num>
  <w:num w:numId="24" w16cid:durableId="1501508013">
    <w:abstractNumId w:val="2"/>
  </w:num>
  <w:num w:numId="25" w16cid:durableId="1283995161">
    <w:abstractNumId w:val="22"/>
  </w:num>
  <w:num w:numId="26" w16cid:durableId="98913749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nmathy">
    <w15:presenceInfo w15:providerId="None" w15:userId="Vanmathy"/>
  </w15:person>
  <w15:person w15:author="vasudhaarora07@gmail.com">
    <w15:presenceInfo w15:providerId="Windows Live" w15:userId="e1aea96fedd75a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AYCc3NLI0MjSzMzSxNLIyUdpeDU4uLM/DyQAqNaAL/NS1csAAAA"/>
  </w:docVars>
  <w:rsids>
    <w:rsidRoot w:val="00BA4807"/>
    <w:rsid w:val="000E0B7A"/>
    <w:rsid w:val="001E4966"/>
    <w:rsid w:val="002F6D64"/>
    <w:rsid w:val="003D3EB3"/>
    <w:rsid w:val="00445C5A"/>
    <w:rsid w:val="00572B12"/>
    <w:rsid w:val="00642EEB"/>
    <w:rsid w:val="00673145"/>
    <w:rsid w:val="006C2DB3"/>
    <w:rsid w:val="007A36C7"/>
    <w:rsid w:val="0081573C"/>
    <w:rsid w:val="00867473"/>
    <w:rsid w:val="009C7080"/>
    <w:rsid w:val="00A72C78"/>
    <w:rsid w:val="00A74508"/>
    <w:rsid w:val="00AB05B4"/>
    <w:rsid w:val="00AF266A"/>
    <w:rsid w:val="00B6033C"/>
    <w:rsid w:val="00BA4807"/>
    <w:rsid w:val="00D8139B"/>
    <w:rsid w:val="00E502CB"/>
    <w:rsid w:val="00FA7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D8024"/>
  <w15:docId w15:val="{9846AEFE-6470-4C5B-938A-0A83A4100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EB"/>
  </w:style>
  <w:style w:type="paragraph" w:styleId="Heading1">
    <w:name w:val="heading 1"/>
    <w:basedOn w:val="Normal"/>
    <w:next w:val="Normal"/>
    <w:uiPriority w:val="9"/>
    <w:qFormat/>
    <w:rsid w:val="00642EEB"/>
    <w:pPr>
      <w:keepNext/>
      <w:keepLines/>
      <w:spacing w:before="400" w:after="120"/>
      <w:outlineLvl w:val="0"/>
    </w:pPr>
    <w:rPr>
      <w:sz w:val="40"/>
      <w:szCs w:val="40"/>
    </w:rPr>
  </w:style>
  <w:style w:type="paragraph" w:styleId="Heading2">
    <w:name w:val="heading 2"/>
    <w:basedOn w:val="Normal"/>
    <w:next w:val="Normal"/>
    <w:uiPriority w:val="9"/>
    <w:unhideWhenUsed/>
    <w:qFormat/>
    <w:rsid w:val="00642EEB"/>
    <w:pPr>
      <w:keepNext/>
      <w:keepLines/>
      <w:spacing w:before="360" w:after="120"/>
      <w:outlineLvl w:val="1"/>
    </w:pPr>
    <w:rPr>
      <w:sz w:val="32"/>
      <w:szCs w:val="32"/>
    </w:rPr>
  </w:style>
  <w:style w:type="paragraph" w:styleId="Heading3">
    <w:name w:val="heading 3"/>
    <w:basedOn w:val="Normal"/>
    <w:next w:val="Normal"/>
    <w:uiPriority w:val="9"/>
    <w:unhideWhenUsed/>
    <w:qFormat/>
    <w:rsid w:val="00642EEB"/>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642EEB"/>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642EEB"/>
    <w:pPr>
      <w:keepNext/>
      <w:keepLines/>
      <w:spacing w:before="240" w:after="80"/>
      <w:outlineLvl w:val="4"/>
    </w:pPr>
    <w:rPr>
      <w:color w:val="666666"/>
    </w:rPr>
  </w:style>
  <w:style w:type="paragraph" w:styleId="Heading6">
    <w:name w:val="heading 6"/>
    <w:basedOn w:val="Normal"/>
    <w:next w:val="Normal"/>
    <w:uiPriority w:val="9"/>
    <w:semiHidden/>
    <w:unhideWhenUsed/>
    <w:qFormat/>
    <w:rsid w:val="00642EEB"/>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642EEB"/>
    <w:pPr>
      <w:keepNext/>
      <w:keepLines/>
      <w:spacing w:after="60"/>
    </w:pPr>
    <w:rPr>
      <w:sz w:val="52"/>
      <w:szCs w:val="52"/>
    </w:rPr>
  </w:style>
  <w:style w:type="paragraph" w:styleId="Subtitle">
    <w:name w:val="Subtitle"/>
    <w:basedOn w:val="Normal"/>
    <w:next w:val="Normal"/>
    <w:uiPriority w:val="11"/>
    <w:qFormat/>
    <w:rsid w:val="00642EEB"/>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FA7803"/>
    <w:rPr>
      <w:sz w:val="16"/>
      <w:szCs w:val="16"/>
    </w:rPr>
  </w:style>
  <w:style w:type="paragraph" w:styleId="CommentText">
    <w:name w:val="annotation text"/>
    <w:basedOn w:val="Normal"/>
    <w:link w:val="CommentTextChar"/>
    <w:uiPriority w:val="99"/>
    <w:unhideWhenUsed/>
    <w:rsid w:val="00FA7803"/>
    <w:pPr>
      <w:spacing w:line="240" w:lineRule="auto"/>
    </w:pPr>
    <w:rPr>
      <w:sz w:val="20"/>
      <w:szCs w:val="20"/>
    </w:rPr>
  </w:style>
  <w:style w:type="character" w:customStyle="1" w:styleId="CommentTextChar">
    <w:name w:val="Comment Text Char"/>
    <w:basedOn w:val="DefaultParagraphFont"/>
    <w:link w:val="CommentText"/>
    <w:uiPriority w:val="99"/>
    <w:rsid w:val="00FA7803"/>
    <w:rPr>
      <w:sz w:val="20"/>
      <w:szCs w:val="20"/>
    </w:rPr>
  </w:style>
  <w:style w:type="paragraph" w:styleId="CommentSubject">
    <w:name w:val="annotation subject"/>
    <w:basedOn w:val="CommentText"/>
    <w:next w:val="CommentText"/>
    <w:link w:val="CommentSubjectChar"/>
    <w:uiPriority w:val="99"/>
    <w:semiHidden/>
    <w:unhideWhenUsed/>
    <w:rsid w:val="00FA7803"/>
    <w:rPr>
      <w:b/>
      <w:bCs/>
    </w:rPr>
  </w:style>
  <w:style w:type="character" w:customStyle="1" w:styleId="CommentSubjectChar">
    <w:name w:val="Comment Subject Char"/>
    <w:basedOn w:val="CommentTextChar"/>
    <w:link w:val="CommentSubject"/>
    <w:uiPriority w:val="99"/>
    <w:semiHidden/>
    <w:rsid w:val="00FA7803"/>
    <w:rPr>
      <w:b/>
      <w:bCs/>
      <w:sz w:val="20"/>
      <w:szCs w:val="20"/>
    </w:rPr>
  </w:style>
  <w:style w:type="paragraph" w:styleId="BalloonText">
    <w:name w:val="Balloon Text"/>
    <w:basedOn w:val="Normal"/>
    <w:link w:val="BalloonTextChar"/>
    <w:uiPriority w:val="99"/>
    <w:semiHidden/>
    <w:unhideWhenUsed/>
    <w:rsid w:val="00D8139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139B"/>
    <w:rPr>
      <w:rFonts w:ascii="Segoe UI" w:hAnsi="Segoe UI" w:cs="Segoe UI"/>
      <w:sz w:val="18"/>
      <w:szCs w:val="18"/>
    </w:rPr>
  </w:style>
  <w:style w:type="table" w:styleId="TableGrid">
    <w:name w:val="Table Grid"/>
    <w:basedOn w:val="TableNormal"/>
    <w:uiPriority w:val="59"/>
    <w:rsid w:val="00D8139B"/>
    <w:pPr>
      <w:spacing w:line="240" w:lineRule="auto"/>
    </w:pPr>
    <w:rPr>
      <w:rFonts w:asciiTheme="minorHAnsi" w:eastAsiaTheme="minorEastAsia" w:hAnsiTheme="minorHAnsi" w:cstheme="minorBidi"/>
      <w:lang w:val="en-US"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445C5A"/>
    <w:rPr>
      <w:color w:val="0000FF" w:themeColor="hyperlink"/>
      <w:u w:val="single"/>
    </w:rPr>
  </w:style>
  <w:style w:type="character" w:customStyle="1" w:styleId="UnresolvedMention1">
    <w:name w:val="Unresolved Mention1"/>
    <w:basedOn w:val="DefaultParagraphFont"/>
    <w:uiPriority w:val="99"/>
    <w:semiHidden/>
    <w:unhideWhenUsed/>
    <w:rsid w:val="00445C5A"/>
    <w:rPr>
      <w:color w:val="605E5C"/>
      <w:shd w:val="clear" w:color="auto" w:fill="E1DFDD"/>
    </w:rPr>
  </w:style>
  <w:style w:type="paragraph" w:styleId="Revision">
    <w:name w:val="Revision"/>
    <w:hidden/>
    <w:uiPriority w:val="99"/>
    <w:semiHidden/>
    <w:rsid w:val="00673145"/>
    <w:pPr>
      <w:spacing w:line="240" w:lineRule="auto"/>
    </w:pPr>
  </w:style>
  <w:style w:type="paragraph" w:styleId="ListParagraph">
    <w:name w:val="List Paragraph"/>
    <w:basedOn w:val="Normal"/>
    <w:uiPriority w:val="34"/>
    <w:qFormat/>
    <w:rsid w:val="0081573C"/>
    <w:pPr>
      <w:ind w:left="720"/>
      <w:contextualSpacing/>
    </w:pPr>
  </w:style>
  <w:style w:type="paragraph" w:styleId="NormalWeb">
    <w:name w:val="Normal (Web)"/>
    <w:basedOn w:val="Normal"/>
    <w:uiPriority w:val="99"/>
    <w:semiHidden/>
    <w:unhideWhenUsed/>
    <w:rsid w:val="00AB05B4"/>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493615">
      <w:bodyDiv w:val="1"/>
      <w:marLeft w:val="0"/>
      <w:marRight w:val="0"/>
      <w:marTop w:val="0"/>
      <w:marBottom w:val="0"/>
      <w:divBdr>
        <w:top w:val="none" w:sz="0" w:space="0" w:color="auto"/>
        <w:left w:val="none" w:sz="0" w:space="0" w:color="auto"/>
        <w:bottom w:val="none" w:sz="0" w:space="0" w:color="auto"/>
        <w:right w:val="none" w:sz="0" w:space="0" w:color="auto"/>
      </w:divBdr>
    </w:div>
    <w:div w:id="951860843">
      <w:bodyDiv w:val="1"/>
      <w:marLeft w:val="0"/>
      <w:marRight w:val="0"/>
      <w:marTop w:val="0"/>
      <w:marBottom w:val="0"/>
      <w:divBdr>
        <w:top w:val="none" w:sz="0" w:space="0" w:color="auto"/>
        <w:left w:val="none" w:sz="0" w:space="0" w:color="auto"/>
        <w:bottom w:val="none" w:sz="0" w:space="0" w:color="auto"/>
        <w:right w:val="none" w:sz="0" w:space="0" w:color="auto"/>
      </w:divBdr>
    </w:div>
    <w:div w:id="1065835493">
      <w:bodyDiv w:val="1"/>
      <w:marLeft w:val="0"/>
      <w:marRight w:val="0"/>
      <w:marTop w:val="0"/>
      <w:marBottom w:val="0"/>
      <w:divBdr>
        <w:top w:val="none" w:sz="0" w:space="0" w:color="auto"/>
        <w:left w:val="none" w:sz="0" w:space="0" w:color="auto"/>
        <w:bottom w:val="none" w:sz="0" w:space="0" w:color="auto"/>
        <w:right w:val="none" w:sz="0" w:space="0" w:color="auto"/>
      </w:divBdr>
    </w:div>
    <w:div w:id="1302036311">
      <w:bodyDiv w:val="1"/>
      <w:marLeft w:val="0"/>
      <w:marRight w:val="0"/>
      <w:marTop w:val="0"/>
      <w:marBottom w:val="0"/>
      <w:divBdr>
        <w:top w:val="none" w:sz="0" w:space="0" w:color="auto"/>
        <w:left w:val="none" w:sz="0" w:space="0" w:color="auto"/>
        <w:bottom w:val="none" w:sz="0" w:space="0" w:color="auto"/>
        <w:right w:val="none" w:sz="0" w:space="0" w:color="auto"/>
      </w:divBdr>
    </w:div>
    <w:div w:id="1374883006">
      <w:bodyDiv w:val="1"/>
      <w:marLeft w:val="0"/>
      <w:marRight w:val="0"/>
      <w:marTop w:val="0"/>
      <w:marBottom w:val="0"/>
      <w:divBdr>
        <w:top w:val="none" w:sz="0" w:space="0" w:color="auto"/>
        <w:left w:val="none" w:sz="0" w:space="0" w:color="auto"/>
        <w:bottom w:val="none" w:sz="0" w:space="0" w:color="auto"/>
        <w:right w:val="none" w:sz="0" w:space="0" w:color="auto"/>
      </w:divBdr>
    </w:div>
    <w:div w:id="1458527800">
      <w:bodyDiv w:val="1"/>
      <w:marLeft w:val="0"/>
      <w:marRight w:val="0"/>
      <w:marTop w:val="0"/>
      <w:marBottom w:val="0"/>
      <w:divBdr>
        <w:top w:val="none" w:sz="0" w:space="0" w:color="auto"/>
        <w:left w:val="none" w:sz="0" w:space="0" w:color="auto"/>
        <w:bottom w:val="none" w:sz="0" w:space="0" w:color="auto"/>
        <w:right w:val="none" w:sz="0" w:space="0" w:color="auto"/>
      </w:divBdr>
    </w:div>
    <w:div w:id="1977367542">
      <w:bodyDiv w:val="1"/>
      <w:marLeft w:val="0"/>
      <w:marRight w:val="0"/>
      <w:marTop w:val="0"/>
      <w:marBottom w:val="0"/>
      <w:divBdr>
        <w:top w:val="none" w:sz="0" w:space="0" w:color="auto"/>
        <w:left w:val="none" w:sz="0" w:space="0" w:color="auto"/>
        <w:bottom w:val="none" w:sz="0" w:space="0" w:color="auto"/>
        <w:right w:val="none" w:sz="0" w:space="0" w:color="auto"/>
      </w:divBdr>
      <w:divsChild>
        <w:div w:id="12590220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hyperlink" Target="https://commons.wikimedia.org/wiki/File:Photosynthesis_equation.svg"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6/09/relationships/commentsIds" Target="commentsIds.xml"/><Relationship Id="rId26" Type="http://schemas.openxmlformats.org/officeDocument/2006/relationships/hyperlink" Target="https://en.wikipedia.org/wiki/Ethanol_fermentation" TargetMode="External"/><Relationship Id="rId39" Type="http://schemas.openxmlformats.org/officeDocument/2006/relationships/fontTable" Target="fontTable.xml"/><Relationship Id="rId21" Type="http://schemas.openxmlformats.org/officeDocument/2006/relationships/hyperlink" Target="https://upload.wikimedia.org/wikipedia/commons/thumb/f/fd/Photosynthesis_equation.svg/799px-Photosynthesis_equation.svg.png?20100526031449" TargetMode="External"/><Relationship Id="rId34" Type="http://schemas.openxmlformats.org/officeDocument/2006/relationships/hyperlink" Target="https://www.vectorstock.com/royalty-free-vector/diagram-showing-schematic-stomata-on-leaf-vector-29225876"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image" Target="media/image6.png"/><Relationship Id="rId29" Type="http://schemas.openxmlformats.org/officeDocument/2006/relationships/hyperlink" Target="https://www.researchgate.net/figure/Diagram-of-starch-biosynthesis-pathway_fig3_357401789"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embibe.com/questions/Draw-a-typical-plant-cell-and-label-the-following-parts--%28a%29-Cell-wall-%28b%29-Nucleus-%28c%29-Chloroplast-%28d%29-Vacuole./EM7120695" TargetMode="Externa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hyperlink" Target="https://www.embibe.com/questions/Draw-a-typical-plant-cell-and-label-the-following-parts--%28a%29-Cell-wall-%28b%29-Nucleus-%28c%29-Chloroplast-%28d%29-Vacuole./EM7120695" TargetMode="External"/><Relationship Id="rId37" Type="http://schemas.openxmlformats.org/officeDocument/2006/relationships/hyperlink" Target="https://www.sciencefacts.net/lactic-acid-fermentation.html" TargetMode="External"/><Relationship Id="rId40" Type="http://schemas.microsoft.com/office/2011/relationships/people" Target="people.xml"/><Relationship Id="rId5" Type="http://schemas.openxmlformats.org/officeDocument/2006/relationships/image" Target="media/image1.png"/><Relationship Id="rId15" Type="http://schemas.openxmlformats.org/officeDocument/2006/relationships/hyperlink" Target="https://www.embibe.com/questions/Draw-a-typical-plant-cell-and-label-the-following-parts--%28a%29-Cell-wall-%28b%29-Nucleus-%28c%29-Chloroplast-%28d%29-Vacuole./EM7120695" TargetMode="External"/><Relationship Id="rId23" Type="http://schemas.openxmlformats.org/officeDocument/2006/relationships/hyperlink" Target="https://www.vectorstock.com/royalty-free-vector/diagram-showing-schematic-stomata-on-leaf-vector-29225876" TargetMode="External"/><Relationship Id="rId28" Type="http://schemas.openxmlformats.org/officeDocument/2006/relationships/hyperlink" Target="https://www.sciencefacts.net/lactic-acid-fermentation.html" TargetMode="External"/><Relationship Id="rId36" Type="http://schemas.openxmlformats.org/officeDocument/2006/relationships/hyperlink" Target="https://en.wikipedia.org/wiki/Ethanol_fermentation" TargetMode="External"/><Relationship Id="rId10" Type="http://schemas.openxmlformats.org/officeDocument/2006/relationships/hyperlink" Target="https://www.researchgate.net/figure/Diagram-of-starch-biosynthesis-pathway_fig3_357401789" TargetMode="External"/><Relationship Id="rId19" Type="http://schemas.microsoft.com/office/2018/08/relationships/commentsExtensible" Target="commentsExtensible.xml"/><Relationship Id="rId31" Type="http://schemas.openxmlformats.org/officeDocument/2006/relationships/hyperlink" Target="https://www.acs.edu.au/courses/biochemistry-i-plants-200.aspx"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cs.edu.au/courses/biochemistry-i-plants-200.aspx" TargetMode="Externa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yperlink" Target="https://classnotes123.com/what-are-plant-hormones-class-10/" TargetMode="External"/><Relationship Id="rId35" Type="http://schemas.openxmlformats.org/officeDocument/2006/relationships/hyperlink" Target="https://www.sciencefacts.net/respiration-in-plants.html" TargetMode="External"/><Relationship Id="rId8" Type="http://schemas.openxmlformats.org/officeDocument/2006/relationships/hyperlink" Target="https://en.wikipedia.org/wiki/Ethanol_fermentation" TargetMode="External"/><Relationship Id="rId3" Type="http://schemas.openxmlformats.org/officeDocument/2006/relationships/settings" Target="settings.xml"/><Relationship Id="rId12" Type="http://schemas.openxmlformats.org/officeDocument/2006/relationships/hyperlink" Target="https://classnotes123.com/what-are-plant-hormones-class-10/" TargetMode="External"/><Relationship Id="rId17" Type="http://schemas.microsoft.com/office/2011/relationships/commentsExtended" Target="commentsExtended.xml"/><Relationship Id="rId25" Type="http://schemas.openxmlformats.org/officeDocument/2006/relationships/hyperlink" Target="https://www.sciencefacts.net/respiration-in-plants.html" TargetMode="External"/><Relationship Id="rId33" Type="http://schemas.openxmlformats.org/officeDocument/2006/relationships/hyperlink" Target="https://www.khanacademy.org/science/ap-biology/cellular-energetics/photosynthesis/a/intro-to-photosynthesis" TargetMode="External"/><Relationship Id="rId38" Type="http://schemas.openxmlformats.org/officeDocument/2006/relationships/hyperlink" Target="https://www.researchgate.net/figure/Diagram-of-starch-biosynthesis-pathway_fig3_35740178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31</Pages>
  <Words>6013</Words>
  <Characters>34278</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vasudha arora</dc:creator>
  <cp:lastModifiedBy>vasudhaarora07@gmail.com</cp:lastModifiedBy>
  <cp:revision>2</cp:revision>
  <dcterms:created xsi:type="dcterms:W3CDTF">2023-07-17T16:44:00Z</dcterms:created>
  <dcterms:modified xsi:type="dcterms:W3CDTF">2023-07-17T16:44:00Z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012ec333c7617bfee9ef7fec17a9f7659ad940645fc13a59b8ba12e265103193</vt:lpwstr>
  </property>
</Properties>
</file>